
<file path=[Content_Types].xml><?xml version="1.0" encoding="utf-8"?>
<Types xmlns="http://schemas.openxmlformats.org/package/2006/content-types">
  <Default ContentType="application/xml" Extension="xml"/>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jc w:val="center"/>
        <w:rPr>
          <w:b w:val="1"/>
          <w:sz w:val="28"/>
          <w:szCs w:val="28"/>
        </w:rPr>
      </w:pPr>
      <w:r w:rsidDel="00000000" w:rsidR="00000000" w:rsidRPr="00000000">
        <w:rPr>
          <w:rtl w:val="0"/>
        </w:rPr>
      </w:r>
    </w:p>
    <w:p w:rsidR="00000000" w:rsidDel="00000000" w:rsidP="00000000" w:rsidRDefault="00000000" w:rsidRPr="00000000" w14:paraId="00000002">
      <w:pPr>
        <w:spacing w:line="480" w:lineRule="auto"/>
        <w:jc w:val="center"/>
        <w:rPr>
          <w:b w:val="1"/>
          <w:sz w:val="28"/>
          <w:szCs w:val="28"/>
        </w:rPr>
      </w:pPr>
      <w:r w:rsidDel="00000000" w:rsidR="00000000" w:rsidRPr="00000000">
        <w:rPr>
          <w:rtl w:val="0"/>
        </w:rPr>
      </w:r>
    </w:p>
    <w:p w:rsidR="00000000" w:rsidDel="00000000" w:rsidP="00000000" w:rsidRDefault="00000000" w:rsidRPr="00000000" w14:paraId="00000003">
      <w:pPr>
        <w:spacing w:line="480" w:lineRule="auto"/>
        <w:jc w:val="center"/>
        <w:rPr/>
      </w:pPr>
      <w:sdt>
        <w:sdtPr>
          <w:tag w:val="goog_rdk_0"/>
        </w:sdtPr>
        <w:sdtContent>
          <w:commentRangeStart w:id="0"/>
        </w:sdtContent>
      </w:sdt>
      <w:r w:rsidDel="00000000" w:rsidR="00000000" w:rsidRPr="00000000">
        <w:rPr>
          <w:b w:val="1"/>
          <w:sz w:val="28"/>
          <w:szCs w:val="28"/>
          <w:rtl w:val="0"/>
        </w:rPr>
        <w:t xml:space="preserve">STORM: Study of Open Research Methods in Undergraduate Psychology Students</w:t>
      </w:r>
      <w:commentRangeEnd w:id="0"/>
      <w:r w:rsidDel="00000000" w:rsidR="00000000" w:rsidRPr="00000000">
        <w:commentReference w:id="0"/>
      </w:r>
      <w:r w:rsidDel="00000000" w:rsidR="00000000" w:rsidRPr="00000000">
        <w:rPr>
          <w:rtl w:val="0"/>
        </w:rPr>
        <w:t xml:space="preserve"> </w:t>
      </w:r>
    </w:p>
    <w:p w:rsidR="00000000" w:rsidDel="00000000" w:rsidP="00000000" w:rsidRDefault="00000000" w:rsidRPr="00000000" w14:paraId="00000004">
      <w:pPr>
        <w:pStyle w:val="Heading1"/>
        <w:spacing w:line="480" w:lineRule="auto"/>
        <w:jc w:val="left"/>
        <w:rPr/>
      </w:pPr>
      <w:r w:rsidDel="00000000" w:rsidR="00000000" w:rsidRPr="00000000">
        <w:rPr>
          <w:rtl w:val="0"/>
        </w:rPr>
      </w:r>
    </w:p>
    <w:p w:rsidR="00000000" w:rsidDel="00000000" w:rsidP="00000000" w:rsidRDefault="00000000" w:rsidRPr="00000000" w14:paraId="00000005">
      <w:pPr>
        <w:pStyle w:val="Heading1"/>
        <w:spacing w:line="480" w:lineRule="auto"/>
        <w:jc w:val="left"/>
        <w:rPr>
          <w:b w:val="0"/>
          <w:shd w:fill="fff2cc" w:val="clear"/>
        </w:rPr>
      </w:pPr>
      <w:r w:rsidDel="00000000" w:rsidR="00000000" w:rsidRPr="00000000">
        <w:rPr>
          <w:b w:val="0"/>
          <w:shd w:fill="fff2cc" w:val="clear"/>
          <w:rtl w:val="0"/>
        </w:rPr>
        <w:t xml:space="preserve">ALL NAMES</w:t>
      </w:r>
    </w:p>
    <w:p w:rsidR="00000000" w:rsidDel="00000000" w:rsidP="00000000" w:rsidRDefault="00000000" w:rsidRPr="00000000" w14:paraId="00000006">
      <w:pPr>
        <w:pStyle w:val="Heading1"/>
        <w:spacing w:line="480" w:lineRule="auto"/>
        <w:jc w:val="left"/>
        <w:rPr>
          <w:b w:val="0"/>
          <w:shd w:fill="fff2cc" w:val="clear"/>
        </w:rPr>
      </w:pPr>
      <w:r w:rsidDel="00000000" w:rsidR="00000000" w:rsidRPr="00000000">
        <w:rPr>
          <w:b w:val="0"/>
          <w:shd w:fill="fff2cc" w:val="clear"/>
          <w:rtl w:val="0"/>
        </w:rPr>
        <w:t xml:space="preserve">All DEPARTMENTS</w:t>
      </w:r>
    </w:p>
    <w:p w:rsidR="00000000" w:rsidDel="00000000" w:rsidP="00000000" w:rsidRDefault="00000000" w:rsidRPr="00000000" w14:paraId="00000007">
      <w:pPr>
        <w:pStyle w:val="Heading1"/>
        <w:spacing w:line="480" w:lineRule="auto"/>
        <w:ind w:left="0" w:firstLine="0"/>
        <w:jc w:val="left"/>
        <w:rPr>
          <w:b w:val="0"/>
        </w:rPr>
      </w:pPr>
      <w:r w:rsidDel="00000000" w:rsidR="00000000" w:rsidRPr="00000000">
        <w:rPr>
          <w:b w:val="0"/>
          <w:rtl w:val="0"/>
        </w:rPr>
        <w:t xml:space="preserve">* Corresponding author</w:t>
      </w:r>
    </w:p>
    <w:p w:rsidR="00000000" w:rsidDel="00000000" w:rsidP="00000000" w:rsidRDefault="00000000" w:rsidRPr="00000000" w14:paraId="00000008">
      <w:pPr>
        <w:pStyle w:val="Heading1"/>
        <w:spacing w:line="480" w:lineRule="auto"/>
        <w:ind w:left="0" w:firstLine="0"/>
        <w:jc w:val="left"/>
        <w:rPr>
          <w:b w:val="0"/>
        </w:rPr>
      </w:pPr>
      <w:r w:rsidDel="00000000" w:rsidR="00000000" w:rsidRPr="00000000">
        <w:rPr>
          <w:b w:val="0"/>
          <w:rtl w:val="0"/>
        </w:rPr>
        <w:t xml:space="preserve">Email: </w:t>
      </w:r>
      <w:hyperlink r:id="rId9">
        <w:r w:rsidDel="00000000" w:rsidR="00000000" w:rsidRPr="00000000">
          <w:rPr>
            <w:b w:val="0"/>
            <w:color w:val="1155cc"/>
            <w:u w:val="single"/>
            <w:rtl w:val="0"/>
          </w:rPr>
          <w:t xml:space="preserve">katie.gilligan-lee@ucd.ie</w:t>
        </w:r>
      </w:hyperlink>
      <w:r w:rsidDel="00000000" w:rsidR="00000000" w:rsidRPr="00000000">
        <w:rPr>
          <w:rtl w:val="0"/>
        </w:rPr>
      </w:r>
    </w:p>
    <w:p w:rsidR="00000000" w:rsidDel="00000000" w:rsidP="00000000" w:rsidRDefault="00000000" w:rsidRPr="00000000" w14:paraId="00000009">
      <w:pPr>
        <w:pStyle w:val="Heading1"/>
        <w:spacing w:line="480" w:lineRule="auto"/>
        <w:ind w:lef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spacing w:line="480" w:lineRule="auto"/>
        <w:jc w:val="left"/>
        <w:rPr>
          <w:sz w:val="36"/>
          <w:szCs w:val="36"/>
        </w:rPr>
      </w:pPr>
      <w:r w:rsidDel="00000000" w:rsidR="00000000" w:rsidRPr="00000000">
        <w:rPr>
          <w:sz w:val="36"/>
          <w:szCs w:val="36"/>
          <w:rtl w:val="0"/>
        </w:rPr>
        <w:t xml:space="preserve">Abstract</w:t>
      </w:r>
    </w:p>
    <w:p w:rsidR="00000000" w:rsidDel="00000000" w:rsidP="00000000" w:rsidRDefault="00000000" w:rsidRPr="00000000" w14:paraId="0000000B">
      <w:pPr>
        <w:spacing w:line="480" w:lineRule="auto"/>
        <w:ind w:firstLine="720"/>
        <w:rPr>
          <w:rFonts w:ascii="Arial" w:cs="Arial" w:eastAsia="Arial" w:hAnsi="Arial"/>
          <w:b w:val="0"/>
          <w:i w:val="0"/>
          <w:smallCaps w:val="0"/>
          <w:strike w:val="0"/>
          <w:color w:val="000000"/>
          <w:sz w:val="22"/>
          <w:szCs w:val="22"/>
          <w:u w:val="none"/>
          <w:shd w:fill="auto" w:val="clear"/>
          <w:vertAlign w:val="baseline"/>
        </w:rPr>
      </w:pPr>
      <w:bookmarkStart w:colFirst="0" w:colLast="0" w:name="_heading=h.gjdgxs" w:id="0"/>
      <w:bookmarkEnd w:id="0"/>
      <w:r w:rsidDel="00000000" w:rsidR="00000000" w:rsidRPr="00000000">
        <w:rPr>
          <w:rtl w:val="0"/>
        </w:rPr>
        <w:t xml:space="preserve">The open research movement reflects an ongoing research culture change that aims to tackle issues of research replicability, reduce the use of questionable research practices, and improve the quality of research.  We argue that a cornerstone of changing research culture in the psychological sciences and increasing the use and implementation of open research practices, is through the training and development of junior researchers, i.e., undergraduate/bachelor students. In this two-part paper, we present findings from the Study of Open Research Methods (STORM), which investigates understanding (contextual and situational perceptions, awareness, and experience) of open research in undergraduate psychology students in the UK for the first time. Across two studies, both using an online questionnaire design, our findings provide benchmarks of psychology student understanding of open research across the UK. In Study 1 (</w:t>
      </w:r>
      <w:r w:rsidDel="00000000" w:rsidR="00000000" w:rsidRPr="00000000">
        <w:rPr>
          <w:i w:val="1"/>
          <w:rtl w:val="0"/>
        </w:rPr>
        <w:t xml:space="preserve">N</w:t>
      </w:r>
      <w:r w:rsidDel="00000000" w:rsidR="00000000" w:rsidRPr="00000000">
        <w:rPr>
          <w:rtl w:val="0"/>
        </w:rPr>
        <w:t xml:space="preserve">=889) we found no growth in open research understanding across the undergraduate psychology degree (from 1st to final year) for most outcomes. However, there was increased open research understanding in students from universities with a UKRN local network lead. There was also variation in situational perceptions of and perceived importance of different open research practices. Students had more positive situational perceptions of study replication and perceived this as most important. This was followed by open data and open access, then by power, open materials, open educational materials, and finally preprints. In Study 2 (N = 571), we found that open research understanding was largely similar across time points (spanning a two-year period from 2020-2022), suggesting that the growing momentum in open research has not yet filtered down to undergraduate students. However, encouragingly, across both waves, students’ perceptions (both contextual and situational) of open research were positive. This paper highlights areas for student improvement in open research understanding and teaching gaps in undergraduate research methods training.</w:t>
      </w:r>
      <w:r w:rsidDel="00000000" w:rsidR="00000000" w:rsidRPr="00000000">
        <w:rPr>
          <w:rtl w:val="0"/>
        </w:rPr>
      </w:r>
    </w:p>
    <w:p w:rsidR="00000000" w:rsidDel="00000000" w:rsidP="00000000" w:rsidRDefault="00000000" w:rsidRPr="00000000" w14:paraId="0000000C">
      <w:pPr>
        <w:spacing w:line="259" w:lineRule="auto"/>
        <w:ind w:firstLine="0"/>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spacing w:line="480" w:lineRule="auto"/>
        <w:jc w:val="left"/>
        <w:rPr>
          <w:sz w:val="36"/>
          <w:szCs w:val="36"/>
        </w:rPr>
      </w:pPr>
      <w:r w:rsidDel="00000000" w:rsidR="00000000" w:rsidRPr="00000000">
        <w:rPr>
          <w:sz w:val="36"/>
          <w:szCs w:val="36"/>
          <w:rtl w:val="0"/>
        </w:rPr>
        <w:t xml:space="preserve">Introduction</w:t>
      </w:r>
    </w:p>
    <w:p w:rsidR="00000000" w:rsidDel="00000000" w:rsidP="00000000" w:rsidRDefault="00000000" w:rsidRPr="00000000" w14:paraId="0000000E">
      <w:pPr>
        <w:spacing w:line="480" w:lineRule="auto"/>
        <w:ind w:firstLine="720"/>
        <w:rPr/>
      </w:pPr>
      <w:r w:rsidDel="00000000" w:rsidR="00000000" w:rsidRPr="00000000">
        <w:rPr>
          <w:rtl w:val="0"/>
        </w:rPr>
        <w:t xml:space="preserve">In the past decade, an increasing amount of attention has been paid to the reproducibility crisis, a phenomenon that many published research findings fail to be replicated [1-3]. In 2015, an investigation that attempted to replicate 100 published studies in the psychological sciences found that only 36% were significant upon replication compared to 97% of the original studies [2]. This finding is not atypical, and a growing body of literature suggests that the replicability of psychological research is much lower than previously expected [4-5]. Furthermore, this low reproducibility of research</w:t>
      </w:r>
      <w:sdt>
        <w:sdtPr>
          <w:tag w:val="goog_rdk_1"/>
        </w:sdtPr>
        <w:sdtContent>
          <w:ins w:author="Priya Silverstein" w:id="0" w:date="2024-01-31T13:59:38Z">
            <w:r w:rsidDel="00000000" w:rsidR="00000000" w:rsidRPr="00000000">
              <w:rPr>
                <w:rtl w:val="0"/>
              </w:rPr>
              <w:t xml:space="preserve"> – sometimes dubbed “the replication crisis” –</w:t>
            </w:r>
          </w:ins>
        </w:sdtContent>
      </w:sdt>
      <w:r w:rsidDel="00000000" w:rsidR="00000000" w:rsidRPr="00000000">
        <w:rPr>
          <w:rtl w:val="0"/>
        </w:rPr>
        <w:t xml:space="preserve"> is not specific to psychology; it pervades across disciplines </w:t>
      </w:r>
      <w:sdt>
        <w:sdtPr>
          <w:tag w:val="goog_rdk_2"/>
        </w:sdtPr>
        <w:sdtContent>
          <w:commentRangeStart w:id="1"/>
        </w:sdtContent>
      </w:sdt>
      <w:r w:rsidDel="00000000" w:rsidR="00000000" w:rsidRPr="00000000">
        <w:rPr>
          <w:rtl w:val="0"/>
        </w:rPr>
        <w:t xml:space="preserve">[4]</w:t>
      </w:r>
      <w:commentRangeEnd w:id="1"/>
      <w:r w:rsidDel="00000000" w:rsidR="00000000" w:rsidRPr="00000000">
        <w:commentReference w:id="1"/>
      </w:r>
      <w:r w:rsidDel="00000000" w:rsidR="00000000" w:rsidRPr="00000000">
        <w:rPr>
          <w:rtl w:val="0"/>
        </w:rPr>
        <w:t xml:space="preserve">.</w:t>
      </w:r>
    </w:p>
    <w:p w:rsidR="00000000" w:rsidDel="00000000" w:rsidP="00000000" w:rsidRDefault="00000000" w:rsidRPr="00000000" w14:paraId="0000000F">
      <w:pPr>
        <w:spacing w:line="480" w:lineRule="auto"/>
        <w:rPr/>
      </w:pPr>
      <w:sdt>
        <w:sdtPr>
          <w:tag w:val="goog_rdk_4"/>
        </w:sdtPr>
        <w:sdtContent>
          <w:ins w:author="Priya Silverstein" w:id="1" w:date="2024-01-31T14:00:10Z">
            <w:r w:rsidDel="00000000" w:rsidR="00000000" w:rsidRPr="00000000">
              <w:rPr>
                <w:rtl w:val="0"/>
              </w:rPr>
              <w:t xml:space="preserve">Many</w:t>
            </w:r>
          </w:ins>
        </w:sdtContent>
      </w:sdt>
      <w:sdt>
        <w:sdtPr>
          <w:tag w:val="goog_rdk_5"/>
        </w:sdtPr>
        <w:sdtContent>
          <w:del w:author="Priya Silverstein" w:id="1" w:date="2024-01-31T14:00:10Z">
            <w:r w:rsidDel="00000000" w:rsidR="00000000" w:rsidRPr="00000000">
              <w:rPr>
                <w:rtl w:val="0"/>
              </w:rPr>
              <w:delText xml:space="preserve">The replication crisis has been linked to many contributing</w:delText>
            </w:r>
          </w:del>
        </w:sdtContent>
      </w:sdt>
      <w:r w:rsidDel="00000000" w:rsidR="00000000" w:rsidRPr="00000000">
        <w:rPr>
          <w:rtl w:val="0"/>
        </w:rPr>
        <w:t xml:space="preserve"> factors </w:t>
      </w:r>
      <w:sdt>
        <w:sdtPr>
          <w:tag w:val="goog_rdk_6"/>
        </w:sdtPr>
        <w:sdtContent>
          <w:ins w:author="Priya Silverstein" w:id="2" w:date="2024-01-31T14:00:21Z">
            <w:r w:rsidDel="00000000" w:rsidR="00000000" w:rsidRPr="00000000">
              <w:rPr>
                <w:rtl w:val="0"/>
              </w:rPr>
              <w:t xml:space="preserve">have contributed to the replication crisis. These include</w:t>
            </w:r>
          </w:ins>
        </w:sdtContent>
      </w:sdt>
      <w:sdt>
        <w:sdtPr>
          <w:tag w:val="goog_rdk_7"/>
        </w:sdtPr>
        <w:sdtContent>
          <w:del w:author="Priya Silverstein" w:id="2" w:date="2024-01-31T14:00:21Z">
            <w:r w:rsidDel="00000000" w:rsidR="00000000" w:rsidRPr="00000000">
              <w:rPr>
                <w:rtl w:val="0"/>
              </w:rPr>
              <w:delText xml:space="preserve">including:</w:delText>
            </w:r>
          </w:del>
        </w:sdtContent>
      </w:sdt>
      <w:r w:rsidDel="00000000" w:rsidR="00000000" w:rsidRPr="00000000">
        <w:rPr>
          <w:rtl w:val="0"/>
        </w:rPr>
        <w:t xml:space="preserve"> publication biases </w:t>
      </w:r>
      <w:sdt>
        <w:sdtPr>
          <w:tag w:val="goog_rdk_8"/>
        </w:sdtPr>
        <w:sdtContent>
          <w:ins w:author="Priya Silverstein" w:id="3" w:date="2024-01-31T14:00:47Z">
            <w:r w:rsidDel="00000000" w:rsidR="00000000" w:rsidRPr="00000000">
              <w:rPr>
                <w:rtl w:val="0"/>
              </w:rPr>
              <w:t xml:space="preserve">(</w:t>
            </w:r>
          </w:ins>
        </w:sdtContent>
      </w:sdt>
      <w:r w:rsidDel="00000000" w:rsidR="00000000" w:rsidRPr="00000000">
        <w:rPr>
          <w:rtl w:val="0"/>
        </w:rPr>
        <w:t xml:space="preserve">wherein journals favour studies with positive findings</w:t>
      </w:r>
      <w:sdt>
        <w:sdtPr>
          <w:tag w:val="goog_rdk_9"/>
        </w:sdtPr>
        <w:sdtContent>
          <w:ins w:author="Priya Silverstein" w:id="4" w:date="2024-01-31T14:00:58Z">
            <w:r w:rsidDel="00000000" w:rsidR="00000000" w:rsidRPr="00000000">
              <w:rPr>
                <w:rtl w:val="0"/>
              </w:rPr>
              <w:t xml:space="preserve">),</w:t>
            </w:r>
          </w:ins>
        </w:sdtContent>
      </w:sdt>
      <w:r w:rsidDel="00000000" w:rsidR="00000000" w:rsidRPr="00000000">
        <w:rPr>
          <w:rtl w:val="0"/>
        </w:rPr>
        <w:t xml:space="preserve"> </w:t>
      </w:r>
      <w:sdt>
        <w:sdtPr>
          <w:tag w:val="goog_rdk_10"/>
        </w:sdtPr>
        <w:sdtContent>
          <w:del w:author="Priya Silverstein" w:id="5" w:date="2024-01-31T14:01:07Z">
            <w:r w:rsidDel="00000000" w:rsidR="00000000" w:rsidRPr="00000000">
              <w:rPr>
                <w:rtl w:val="0"/>
              </w:rPr>
              <w:delText xml:space="preserve">and </w:delText>
            </w:r>
          </w:del>
        </w:sdtContent>
      </w:sdt>
      <w:r w:rsidDel="00000000" w:rsidR="00000000" w:rsidRPr="00000000">
        <w:rPr>
          <w:rtl w:val="0"/>
        </w:rPr>
        <w:t xml:space="preserve">the </w:t>
      </w:r>
      <w:sdt>
        <w:sdtPr>
          <w:tag w:val="goog_rdk_11"/>
        </w:sdtPr>
        <w:sdtContent>
          <w:del w:author="Priya Silverstein" w:id="6" w:date="2024-01-31T14:01:10Z">
            <w:r w:rsidDel="00000000" w:rsidR="00000000" w:rsidRPr="00000000">
              <w:rPr>
                <w:rtl w:val="0"/>
              </w:rPr>
              <w:delText xml:space="preserve">resulting </w:delText>
            </w:r>
          </w:del>
        </w:sdtContent>
      </w:sdt>
      <w:r w:rsidDel="00000000" w:rsidR="00000000" w:rsidRPr="00000000">
        <w:rPr>
          <w:rtl w:val="0"/>
        </w:rPr>
        <w:t xml:space="preserve">file drawer effect as </w:t>
      </w:r>
      <w:sdt>
        <w:sdtPr>
          <w:tag w:val="goog_rdk_12"/>
        </w:sdtPr>
        <w:sdtContent>
          <w:ins w:author="Priya Silverstein" w:id="7" w:date="2024-01-31T14:01:18Z">
            <w:r w:rsidDel="00000000" w:rsidR="00000000" w:rsidRPr="00000000">
              <w:rPr>
                <w:rtl w:val="0"/>
              </w:rPr>
              <w:t xml:space="preserve">(wherein </w:t>
            </w:r>
          </w:ins>
        </w:sdtContent>
      </w:sdt>
      <w:r w:rsidDel="00000000" w:rsidR="00000000" w:rsidRPr="00000000">
        <w:rPr>
          <w:rtl w:val="0"/>
        </w:rPr>
        <w:t xml:space="preserve">researchers choose not to submit null findings because they assume that they will be difficult to publish [6-7]</w:t>
      </w:r>
      <w:sdt>
        <w:sdtPr>
          <w:tag w:val="goog_rdk_13"/>
        </w:sdtPr>
        <w:sdtContent>
          <w:ins w:author="Priya Silverstein" w:id="8" w:date="2024-01-31T14:01:28Z">
            <w:r w:rsidDel="00000000" w:rsidR="00000000" w:rsidRPr="00000000">
              <w:rPr>
                <w:rtl w:val="0"/>
              </w:rPr>
              <w:t xml:space="preserve">)</w:t>
            </w:r>
          </w:ins>
        </w:sdtContent>
      </w:sdt>
      <w:r w:rsidDel="00000000" w:rsidR="00000000" w:rsidRPr="00000000">
        <w:rPr>
          <w:rtl w:val="0"/>
        </w:rPr>
        <w:t xml:space="preserve">, citation biases </w:t>
      </w:r>
      <w:sdt>
        <w:sdtPr>
          <w:tag w:val="goog_rdk_14"/>
        </w:sdtPr>
        <w:sdtContent>
          <w:ins w:author="Priya Silverstein" w:id="9" w:date="2024-01-31T14:01:30Z">
            <w:r w:rsidDel="00000000" w:rsidR="00000000" w:rsidRPr="00000000">
              <w:rPr>
                <w:rtl w:val="0"/>
              </w:rPr>
              <w:t xml:space="preserve">(</w:t>
            </w:r>
          </w:ins>
        </w:sdtContent>
      </w:sdt>
      <w:r w:rsidDel="00000000" w:rsidR="00000000" w:rsidRPr="00000000">
        <w:rPr>
          <w:rtl w:val="0"/>
        </w:rPr>
        <w:t xml:space="preserve">wherein positive results receive proportionately more citations than null results that are published on the same topic [7-8]</w:t>
      </w:r>
      <w:ins w:author="" w:id="10">
        <w:r w:rsidDel="00000000" w:rsidR="00000000" w:rsidRPr="00000000">
          <w:rPr>
            <w:rtl w:val="0"/>
          </w:rPr>
          <w:t xml:space="preserve">),</w:t>
        </w:r>
      </w:ins>
      <w:del w:author="" w:id="10">
        <w:r w:rsidDel="00000000" w:rsidR="00000000" w:rsidRPr="00000000">
          <w:rPr>
            <w:highlight w:val="white"/>
            <w:rtl w:val="0"/>
          </w:rPr>
          <w:delText xml:space="preserve">.</w:delText>
        </w:r>
      </w:del>
      <w:r w:rsidDel="00000000" w:rsidR="00000000" w:rsidRPr="00000000">
        <w:rPr>
          <w:highlight w:val="white"/>
          <w:rtl w:val="0"/>
        </w:rPr>
        <w:t xml:space="preserve"> selective reporting </w:t>
      </w:r>
      <w:ins w:author="" w:id="11">
        <w:r w:rsidDel="00000000" w:rsidR="00000000" w:rsidRPr="00000000">
          <w:rPr>
            <w:highlight w:val="white"/>
            <w:rtl w:val="0"/>
          </w:rPr>
          <w:t xml:space="preserve">(</w:t>
        </w:r>
      </w:ins>
      <w:del w:author="" w:id="11">
        <w:r w:rsidDel="00000000" w:rsidR="00000000" w:rsidRPr="00000000">
          <w:rPr>
            <w:highlight w:val="white"/>
            <w:rtl w:val="0"/>
          </w:rPr>
          <w:delText xml:space="preserve">from researchers</w:delText>
        </w:r>
      </w:del>
      <w:ins w:author="" w:id="11">
        <w:r w:rsidDel="00000000" w:rsidR="00000000" w:rsidRPr="00000000">
          <w:rPr>
            <w:highlight w:val="white"/>
            <w:rtl w:val="0"/>
          </w:rPr>
          <w:t xml:space="preserve">wherein research</w:t>
        </w:r>
      </w:ins>
      <w:r w:rsidDel="00000000" w:rsidR="00000000" w:rsidRPr="00000000">
        <w:rPr>
          <w:highlight w:val="white"/>
          <w:rtl w:val="0"/>
        </w:rPr>
        <w:t xml:space="preserve"> [9], and other questionable</w:t>
      </w:r>
      <w:r w:rsidDel="00000000" w:rsidR="00000000" w:rsidRPr="00000000">
        <w:rPr>
          <w:rtl w:val="0"/>
        </w:rPr>
        <w:t xml:space="preserve"> research practices (QRPs). These QRP’s include HARKing which is Hypothesising After Results are Known [10], p-hacking by using unplanned analyses to maximise chances of finding a significant result [11] and data-dredging where researchers comb over their data to find some relations worth testing [12]. These practices can increase both type I errors (i.e., not finding true effects when they are there) and type II errors (i.e., accepting a null hypothesis that is false). John </w:t>
      </w:r>
      <w:r w:rsidDel="00000000" w:rsidR="00000000" w:rsidRPr="00000000">
        <w:rPr>
          <w:i w:val="1"/>
          <w:rtl w:val="0"/>
        </w:rPr>
        <w:t xml:space="preserve">et al</w:t>
      </w:r>
      <w:r w:rsidDel="00000000" w:rsidR="00000000" w:rsidRPr="00000000">
        <w:rPr>
          <w:rtl w:val="0"/>
        </w:rPr>
        <w:t xml:space="preserve">. (2012) [11] found that a high percentage of psychologists (</w:t>
      </w:r>
      <w:r w:rsidDel="00000000" w:rsidR="00000000" w:rsidRPr="00000000">
        <w:rPr>
          <w:i w:val="1"/>
          <w:rtl w:val="0"/>
        </w:rPr>
        <w:t xml:space="preserve">N </w:t>
      </w:r>
      <w:r w:rsidDel="00000000" w:rsidR="00000000" w:rsidRPr="00000000">
        <w:rPr>
          <w:rtl w:val="0"/>
        </w:rPr>
        <w:t xml:space="preserve">= 2,155) admitted to engaging in QRPs including for example, selectively reporting on studies that worked, collecting more data after seeing whether results were significant and claiming to have predicted an unexpected finding. In this regard, psychology is not alone, and similar findings are evident from other disciplines, including physical, social, and biological sciences [13]. The open research movement aims to tackle the prevalence of these biases and QRPs to improve the quality of research.  </w:t>
      </w:r>
    </w:p>
    <w:p w:rsidR="00000000" w:rsidDel="00000000" w:rsidP="00000000" w:rsidRDefault="00000000" w:rsidRPr="00000000" w14:paraId="00000010">
      <w:pPr>
        <w:spacing w:line="480" w:lineRule="auto"/>
        <w:rPr/>
      </w:pPr>
      <w:r w:rsidDel="00000000" w:rsidR="00000000" w:rsidRPr="00000000">
        <w:rPr>
          <w:rtl w:val="0"/>
        </w:rPr>
        <w:t xml:space="preserve">Open research can be defined as “transparent and accessible knowledge that is shared and developed through collaborative networks” [14]. It is a global movement that aims to increase the rigour and transparency of research and mitigate against biases and QRPs through practices including study preregistration, registered reports, open access data and materials, and alternative metrics, among others [15]. In this study we argue that one of the cornerstones of changing research culture in the psychological sciences (and beyond) and increasing the use and implementation of open research practices, is through the training and development of junior researchers, i.e., undergraduate/bachelor students (referred to henceforth as undergraduate students). There are two key reasons why it is important for junior psychologists to have a good understanding of open research practices. The first is that awareness of open research methods may help to reduce the possibility of HARKing, underpowered studies, and the file drawer effect [6]. Promoting open research practices guides researchers to create well-planned and well-executed research as standard practice. This improved rigor and integrity leads to better research. The second motivation for ensuring that junior psychologists have a good understanding of open research practices is the ongoing culture change within research in which knowledge and use of open research practices is becoming a requirement for entering and progressing in academia and non-academic research positions, i.e., familiarity and experience using open research practices is often listed as an essential job criterion during recruitment and promotion. Without appropriate training at an undergraduate level, researchers may find themselves falling short of job entry and progression criteria. Other, more specific benefits of developing open research skills and knowledge include greater opportunity for collaboration and the option for secondary data analysis, which may benefit early career researchers (ECRs), for example, by increasing opportunities to complete high standard research projects that are of a publishable standard during undergraduate courses (ECRs) [16]. Additionally, many journals offer badges for adopting open research practices which could put researchers ahead of the curve as employers and funders are increasingly valuing open research [17]. Data and materials that are made openly available are given DOIs, which make them more citable and increases the impact and visibility of research [18]. Evidence of this is that papers with publicly available data are more highly cited [19]. In short, there are numerous benefits of improving open research understanding in junior researchers who are at an early career stage.</w:t>
      </w:r>
    </w:p>
    <w:p w:rsidR="00000000" w:rsidDel="00000000" w:rsidP="00000000" w:rsidRDefault="00000000" w:rsidRPr="00000000" w14:paraId="00000011">
      <w:pPr>
        <w:spacing w:line="480" w:lineRule="auto"/>
        <w:rPr/>
      </w:pPr>
      <w:r w:rsidDel="00000000" w:rsidR="00000000" w:rsidRPr="00000000">
        <w:rPr>
          <w:rtl w:val="0"/>
        </w:rPr>
        <w:t xml:space="preserve">Despite its importance, there is currently little literature on </w:t>
      </w:r>
      <w:r w:rsidDel="00000000" w:rsidR="00000000" w:rsidRPr="00000000">
        <w:rPr>
          <w:i w:val="1"/>
          <w:rtl w:val="0"/>
        </w:rPr>
        <w:t xml:space="preserve">if</w:t>
      </w:r>
      <w:r w:rsidDel="00000000" w:rsidR="00000000" w:rsidRPr="00000000">
        <w:rPr>
          <w:rtl w:val="0"/>
        </w:rPr>
        <w:t xml:space="preserve"> and </w:t>
      </w:r>
      <w:r w:rsidDel="00000000" w:rsidR="00000000" w:rsidRPr="00000000">
        <w:rPr>
          <w:i w:val="1"/>
          <w:rtl w:val="0"/>
        </w:rPr>
        <w:t xml:space="preserve">how</w:t>
      </w:r>
      <w:r w:rsidDel="00000000" w:rsidR="00000000" w:rsidRPr="00000000">
        <w:rPr>
          <w:rtl w:val="0"/>
        </w:rPr>
        <w:t xml:space="preserve"> the topic of open research is being taught to undergraduate psychology students.</w:t>
      </w:r>
      <w:sdt>
        <w:sdtPr>
          <w:tag w:val="goog_rdk_15"/>
        </w:sdtPr>
        <w:sdtContent>
          <w:ins w:author="Priya Silverstein" w:id="12" w:date="2024-01-31T13:48:15Z">
            <w:r w:rsidDel="00000000" w:rsidR="00000000" w:rsidRPr="00000000">
              <w:rPr>
                <w:rtl w:val="0"/>
              </w:rPr>
              <w:t xml:space="preserve"> Undergraduate students in psychology courses in the UK are required to conduct a piece of </w:t>
            </w:r>
            <w:r w:rsidDel="00000000" w:rsidR="00000000" w:rsidRPr="00000000">
              <w:rPr>
                <w:rtl w:val="0"/>
              </w:rPr>
              <w:t xml:space="preserve">independent</w:t>
            </w:r>
            <w:r w:rsidDel="00000000" w:rsidR="00000000" w:rsidRPr="00000000">
              <w:rPr>
                <w:rtl w:val="0"/>
              </w:rPr>
              <w:t xml:space="preserve"> research for their final year project, and a large amount of their training </w:t>
            </w:r>
            <w:r w:rsidDel="00000000" w:rsidR="00000000" w:rsidRPr="00000000">
              <w:rPr>
                <w:rtl w:val="0"/>
              </w:rPr>
              <w:t xml:space="preserve">throughout</w:t>
            </w:r>
            <w:r w:rsidDel="00000000" w:rsidR="00000000" w:rsidRPr="00000000">
              <w:rPr>
                <w:rtl w:val="0"/>
              </w:rPr>
              <w:t xml:space="preserve"> the course focuses on preparing them for conducting their own research.</w:t>
            </w:r>
          </w:ins>
        </w:sdtContent>
      </w:sdt>
      <w:r w:rsidDel="00000000" w:rsidR="00000000" w:rsidRPr="00000000">
        <w:rPr>
          <w:rtl w:val="0"/>
        </w:rPr>
        <w:t xml:space="preserve"> A recent review by Pownall and colleagues (2023) [20] provides evidence that incorporating open research into undergraduate teaching offers student benefits. They reported that adopting open and reproducible scientific approaches with Psychology undergraduates can lead to a positive impact on students’ academic experience, leading to students becoming more engaged and strengthening their scientific/research competence. This includes study pre-registration (outlining research and analysis plans before collecting data) which can lead to students becoming more efficient in interpreting inferential output and understanding null/non-significant findings [21-22]. These findings align with several other initiatives that encourage the use of reproducible science during the completion of student dissertation projects. For example, it has been proposed that completing replication studies with undergraduates as dissertation projects has advantages for the development of both research specific skills and transferable competencies [23]. Initiatives such as </w:t>
      </w:r>
      <w:r w:rsidDel="00000000" w:rsidR="00000000" w:rsidRPr="00000000">
        <w:rPr>
          <w:i w:val="1"/>
          <w:rtl w:val="0"/>
        </w:rPr>
        <w:t xml:space="preserve">The Collaborative Replications</w:t>
      </w:r>
      <w:r w:rsidDel="00000000" w:rsidR="00000000" w:rsidRPr="00000000">
        <w:rPr>
          <w:rtl w:val="0"/>
        </w:rPr>
        <w:t xml:space="preserve"> </w:t>
      </w:r>
      <w:r w:rsidDel="00000000" w:rsidR="00000000" w:rsidRPr="00000000">
        <w:rPr>
          <w:i w:val="1"/>
          <w:rtl w:val="0"/>
        </w:rPr>
        <w:t xml:space="preserve">and Education Project</w:t>
      </w:r>
      <w:r w:rsidDel="00000000" w:rsidR="00000000" w:rsidRPr="00000000">
        <w:rPr>
          <w:rtl w:val="0"/>
        </w:rPr>
        <w:t xml:space="preserve"> [24] provide support for completing replication projects for students and their supervisors. However, this initiative focuses solely on replication and any learning about open research practices like preregistration, open materials/code and preprints is indirect. The </w:t>
      </w:r>
      <w:r w:rsidDel="00000000" w:rsidR="00000000" w:rsidRPr="00000000">
        <w:rPr>
          <w:i w:val="1"/>
          <w:rtl w:val="0"/>
        </w:rPr>
        <w:t xml:space="preserve">Gw4 Undergraduate Psychology Consortium </w:t>
      </w:r>
      <w:r w:rsidDel="00000000" w:rsidR="00000000" w:rsidRPr="00000000">
        <w:rPr>
          <w:rtl w:val="0"/>
        </w:rPr>
        <w:t xml:space="preserve">adopts a consortium-based approach to undergraduate student projects to train students in reproducible team science</w:t>
      </w:r>
      <w:r w:rsidDel="00000000" w:rsidR="00000000" w:rsidRPr="00000000">
        <w:rPr>
          <w:i w:val="1"/>
          <w:rtl w:val="0"/>
        </w:rPr>
        <w:t xml:space="preserve"> </w:t>
      </w:r>
      <w:r w:rsidDel="00000000" w:rsidR="00000000" w:rsidRPr="00000000">
        <w:rPr>
          <w:rtl w:val="0"/>
        </w:rPr>
        <w:t xml:space="preserve">[25]. During this process, open and reproducible approaches are applied to student projects through careful study design, pre-registration and open materials. Although successful, these initiatives only bring focus to the issues surrounding the replication crisis as part of students’ dissertations, which are typically completed near the end of students’ undergraduate training. Furthermore, the number of students who can participate in these initiatives is limited and the generalisability of these models has not yet been explored. Limited studies have explored the impact of explicitly teaching open research practices as part of undergraduate training. In one study, Chopik </w:t>
      </w:r>
      <w:r w:rsidDel="00000000" w:rsidR="00000000" w:rsidRPr="00000000">
        <w:rPr>
          <w:i w:val="1"/>
          <w:rtl w:val="0"/>
        </w:rPr>
        <w:t xml:space="preserve">et al.</w:t>
      </w:r>
      <w:r w:rsidDel="00000000" w:rsidR="00000000" w:rsidRPr="00000000">
        <w:rPr>
          <w:rtl w:val="0"/>
        </w:rPr>
        <w:t xml:space="preserve"> (2018) [26] explored undergraduate students’ views of open research before and after an hour-long lecture on the replication crisis and reproducibility (</w:t>
      </w:r>
      <w:r w:rsidDel="00000000" w:rsidR="00000000" w:rsidRPr="00000000">
        <w:rPr>
          <w:i w:val="1"/>
          <w:rtl w:val="0"/>
        </w:rPr>
        <w:t xml:space="preserve">N </w:t>
      </w:r>
      <w:r w:rsidDel="00000000" w:rsidR="00000000" w:rsidRPr="00000000">
        <w:rPr>
          <w:rtl w:val="0"/>
        </w:rPr>
        <w:t xml:space="preserve">= 194). They reported that students trusted psychological studies less after the lecture and perceived greater similarities between psychology and the natural sciences. This provides some evidence that directly educating undergraduates on the replication crisis is effective in changing their perceptions of psychological research. These results were replicated in a study of postgraduate students where it was found that a one-hour training module that educated graduate students on various aspects of QRP’s led to reduced endorsement of QRP’s (</w:t>
      </w:r>
      <w:r w:rsidDel="00000000" w:rsidR="00000000" w:rsidRPr="00000000">
        <w:rPr>
          <w:i w:val="1"/>
          <w:rtl w:val="0"/>
        </w:rPr>
        <w:t xml:space="preserve">N</w:t>
      </w:r>
      <w:r w:rsidDel="00000000" w:rsidR="00000000" w:rsidRPr="00000000">
        <w:rPr>
          <w:rtl w:val="0"/>
        </w:rPr>
        <w:t xml:space="preserve"> = 41) [27]. However, there is a need to determine a baseline understanding of research integrity, reproducibility, and open research practices in undergraduate students, so that teaching materials can be specifically tailored to gaps in student understanding. </w:t>
      </w:r>
    </w:p>
    <w:p w:rsidR="00000000" w:rsidDel="00000000" w:rsidP="00000000" w:rsidRDefault="00000000" w:rsidRPr="00000000" w14:paraId="00000012">
      <w:pPr>
        <w:spacing w:line="480" w:lineRule="auto"/>
        <w:rPr/>
      </w:pPr>
      <w:r w:rsidDel="00000000" w:rsidR="00000000" w:rsidRPr="00000000">
        <w:rPr>
          <w:rtl w:val="0"/>
        </w:rPr>
        <w:t xml:space="preserve">There are currently no known studies which focus specifically on student understanding of open research practices; however, some insights can be taken from studies that investigate the use and perception of QRP’s in students. Krishna and Peter (2018) [28] measured the prevalence of QRP’s in dissertation writing among 207 German students (both undergraduate and masters students). It was found that the students used more QRPs pertaining to reporting and analysis, e.g., selectively reporting studies regarding a specific finding that “worked” (28.3%), deciding whether to exclude data after looking at the results (15.5%), and rounding off p-values (10.4%), compared to study design, e.g., failing to report all relevant conditions (7.7%) and stopping data collection after achieving the desired result (1.9%). Overall, only 44.4% of the sample reported having never engaged in QRP’s. It was also found that attitudes towards QRP use by both supervisor and student were associated with the level of QRP use by students. These findings highlight two key points. First, QRP’s are evident from undergraduate level emphasising the need to educate undergraduate students in both QRPs and the open research practices that would mitigate their use. Second, supervisors play a key role in influencing student perceptions and use of QRP’s. On this basis, supervisors can also act as a positive influence by playing a leading role in educating students. However, for supervisors to provide this support, they must have a solid understanding of open research practices and how they should be applied. Unfortunately, this does not seem to be the case and the findings across several studies suggest that even among more established academics, the use of open research practices is not yet mainstream, and perceptions of the importance of open research vary substantially [29-31]. This is likely to have a knock-on effect for training and supporting undergraduates and ECRs in the use of open research practices, if supervisors and senior academics do not have the requisite awareness, knowledge, and experience.   </w:t>
      </w:r>
    </w:p>
    <w:p w:rsidR="00000000" w:rsidDel="00000000" w:rsidP="00000000" w:rsidRDefault="00000000" w:rsidRPr="00000000" w14:paraId="00000013">
      <w:pPr>
        <w:spacing w:line="480" w:lineRule="auto"/>
        <w:rPr/>
      </w:pPr>
      <w:r w:rsidDel="00000000" w:rsidR="00000000" w:rsidRPr="00000000">
        <w:rPr>
          <w:rtl w:val="0"/>
        </w:rPr>
        <w:t xml:space="preserve">In summary, while some research has investigated perceptions of open research in academic staff and postgraduate researchers, to date, very little is known about undergraduate psychology students' understanding of open research.</w:t>
      </w:r>
      <w:r w:rsidDel="00000000" w:rsidR="00000000" w:rsidRPr="00000000">
        <w:rPr>
          <w:color w:val="5b9bd5"/>
          <w:rtl w:val="0"/>
        </w:rPr>
        <w:t xml:space="preserve"> </w:t>
      </w:r>
      <w:r w:rsidDel="00000000" w:rsidR="00000000" w:rsidRPr="00000000">
        <w:rPr>
          <w:rtl w:val="0"/>
        </w:rPr>
        <w:t xml:space="preserve">In this two-part paper, we present findings from the Study of Open Research Methods (STORM), which investigates understanding (contextual and situational perceptions, awareness, and experience) of open research in undergraduate psychology students in the UK for the first time. Across two studies, our findings provide some of the first benchmarks of student understanding of open research across the UK, (study 1) and change over time (study 2), with data spanning a two-year time period (2020-2022). We outline how these findings can serve as a cornerstone for developing educational materials on open research for undergraduate students. </w:t>
      </w:r>
    </w:p>
    <w:p w:rsidR="00000000" w:rsidDel="00000000" w:rsidP="00000000" w:rsidRDefault="00000000" w:rsidRPr="00000000" w14:paraId="00000014">
      <w:pPr>
        <w:pStyle w:val="Heading1"/>
        <w:spacing w:line="480" w:lineRule="auto"/>
        <w:rPr/>
      </w:pPr>
      <w:r w:rsidDel="00000000" w:rsidR="00000000" w:rsidRPr="00000000">
        <w:rPr>
          <w:rtl w:val="0"/>
        </w:rPr>
        <w:t xml:space="preserve">Study 1</w:t>
      </w:r>
    </w:p>
    <w:p w:rsidR="00000000" w:rsidDel="00000000" w:rsidP="00000000" w:rsidRDefault="00000000" w:rsidRPr="00000000" w14:paraId="00000015">
      <w:pPr>
        <w:spacing w:line="480" w:lineRule="auto"/>
        <w:ind w:firstLine="0"/>
        <w:rPr/>
      </w:pPr>
      <w:r w:rsidDel="00000000" w:rsidR="00000000" w:rsidRPr="00000000">
        <w:rPr>
          <w:rtl w:val="0"/>
        </w:rPr>
        <w:t xml:space="preserve">In Study 1, we provide some of the first benchmarks of open research understanding in undergraduate psychology students. First, we compare understanding across eight open research practices: open data, open materials/code, open access journals, study preregistration, print archiving/preprints, open educational materials, power analysis and replication studies. These eight practices were selected based on the practices investigated in previous research exploring participants experiences of open research [30-32]. Second, we investigate whether open research understanding differs by academic year group. We hypothesise that students across all academic year groups will report having limited experience of applying open research practices. We predict that situational perceptions and awareness of open research practices will increase with academic year group, which would highlight the need to introduce reproducible science practices earlier in undergraduate training programmes. Third, we compare open research understanding for students that attend a university with a UK Reproducibility Network (UKRN) local network lead, to students whose university does not have a UKRN lead. The UKRN, which launched in March 2019, is a national peer-led consortium with a vision for “the UK to lead the world in conducting and promoting rigorous research”. The network investigates factors that contribute to robust research, promotes training activities, and disseminates best practice [33]. The UKRN consists of a steering board, local networks, and a Stakeholder Engagement Group. The role of a local network lead is to act as the point of contact for the UKRN at an institution and to represent the researchers in their organisation. In this study, we use the presence of a UKRN local network lead at a university as a basic proxy for the degree to which a university has engaged with promoting open research and adopting open research practices. We hypothesise that the presence of a UKRN local network lead at a university may have prompted a change in research culture to one that is more aware of, and promotes, open research. Hence, we predicted that all open research outcomes would be higher for students attending universities with UKRN local network leads. </w:t>
      </w:r>
    </w:p>
    <w:p w:rsidR="00000000" w:rsidDel="00000000" w:rsidP="00000000" w:rsidRDefault="00000000" w:rsidRPr="00000000" w14:paraId="00000016">
      <w:pPr>
        <w:pStyle w:val="Heading2"/>
        <w:spacing w:line="480" w:lineRule="auto"/>
        <w:rPr/>
      </w:pPr>
      <w:r w:rsidDel="00000000" w:rsidR="00000000" w:rsidRPr="00000000">
        <w:rPr>
          <w:rtl w:val="0"/>
        </w:rPr>
        <w:t xml:space="preserve">Methodology</w:t>
      </w:r>
    </w:p>
    <w:p w:rsidR="00000000" w:rsidDel="00000000" w:rsidP="00000000" w:rsidRDefault="00000000" w:rsidRPr="00000000" w14:paraId="00000017">
      <w:pPr>
        <w:pStyle w:val="Heading3"/>
        <w:spacing w:line="480" w:lineRule="auto"/>
        <w:rPr/>
      </w:pPr>
      <w:r w:rsidDel="00000000" w:rsidR="00000000" w:rsidRPr="00000000">
        <w:rPr>
          <w:rtl w:val="0"/>
        </w:rPr>
        <w:t xml:space="preserve">Participants</w:t>
      </w:r>
    </w:p>
    <w:p w:rsidR="00000000" w:rsidDel="00000000" w:rsidP="00000000" w:rsidRDefault="00000000" w:rsidRPr="00000000" w14:paraId="00000018">
      <w:pPr>
        <w:spacing w:line="480" w:lineRule="auto"/>
        <w:ind w:firstLine="0"/>
        <w:rPr/>
      </w:pPr>
      <w:r w:rsidDel="00000000" w:rsidR="00000000" w:rsidRPr="00000000">
        <w:rPr>
          <w:rtl w:val="0"/>
        </w:rPr>
        <w:t xml:space="preserve">A power analysis in G*Power indicated that for the largest proposed analysis in this study (a one-way Analysis of Variance (ANOVA) with 4 groups), to achieve power of 80% with an alpha of 0.05 and a small effect size of 0.10, 1200 participants would be required. As no known studies have investigated open research understanding in undergraduate students a conservative (small) effect size of 0.10 was chosen. We also preregistered a stopping rule stating that data collection would end on June 30</w:t>
      </w:r>
      <w:r w:rsidDel="00000000" w:rsidR="00000000" w:rsidRPr="00000000">
        <w:rPr>
          <w:vertAlign w:val="superscript"/>
          <w:rtl w:val="0"/>
        </w:rPr>
        <w:t xml:space="preserve">th</w:t>
      </w:r>
      <w:r w:rsidDel="00000000" w:rsidR="00000000" w:rsidRPr="00000000">
        <w:rPr>
          <w:rtl w:val="0"/>
        </w:rPr>
        <w:t xml:space="preserve">, 2020, even if the target sample was not achieved. This date reflects the end of the academic year and ensured that participants were not between academic year groups when completing the questionnaire.  The achieved sample recruited for this study was 1185 participants, and the final sample size after exclusions (see details below) was 889 students. Although our achieved sample size was lower than planned, post-hoc power analysis indicated that our final study was powered to detect an effect size of 0.11, which is still a conservative effect size. </w:t>
      </w:r>
    </w:p>
    <w:p w:rsidR="00000000" w:rsidDel="00000000" w:rsidP="00000000" w:rsidRDefault="00000000" w:rsidRPr="00000000" w14:paraId="00000019">
      <w:pPr>
        <w:spacing w:line="480" w:lineRule="auto"/>
        <w:rPr/>
      </w:pPr>
      <w:r w:rsidDel="00000000" w:rsidR="00000000" w:rsidRPr="00000000">
        <w:rPr>
          <w:rtl w:val="0"/>
        </w:rPr>
        <w:t xml:space="preserve">Of the 1185 participants who completed our questionnaire, several were subsequently excluded in line with the pre-defined exclusion criteria (see pre-registration document: </w:t>
      </w:r>
      <w:hyperlink r:id="rId10">
        <w:r w:rsidDel="00000000" w:rsidR="00000000" w:rsidRPr="00000000">
          <w:rPr>
            <w:color w:val="0000ff"/>
            <w:u w:val="single"/>
            <w:rtl w:val="0"/>
          </w:rPr>
          <w:t xml:space="preserve">https://osf.io/s72kj</w:t>
        </w:r>
      </w:hyperlink>
      <w:r w:rsidDel="00000000" w:rsidR="00000000" w:rsidRPr="00000000">
        <w:rPr>
          <w:rtl w:val="0"/>
        </w:rPr>
        <w:t xml:space="preserve">). A minimum time cap was set at 4 minutes for completion of the survey. Through pilot testing, this was determined to be the shortest amount of time that could be taken to meaningfully complete this survey. Any response that was shorter than this time cap was excluded from all analysis (</w:t>
      </w:r>
      <w:r w:rsidDel="00000000" w:rsidR="00000000" w:rsidRPr="00000000">
        <w:rPr>
          <w:i w:val="1"/>
          <w:rtl w:val="0"/>
        </w:rPr>
        <w:t xml:space="preserve">n </w:t>
      </w:r>
      <w:r w:rsidDel="00000000" w:rsidR="00000000" w:rsidRPr="00000000">
        <w:rPr>
          <w:rtl w:val="0"/>
        </w:rPr>
        <w:t xml:space="preserve">= 204 excluded).</w:t>
      </w:r>
    </w:p>
    <w:p w:rsidR="00000000" w:rsidDel="00000000" w:rsidP="00000000" w:rsidRDefault="00000000" w:rsidRPr="00000000" w14:paraId="0000001A">
      <w:pPr>
        <w:spacing w:line="480" w:lineRule="auto"/>
        <w:rPr>
          <w:color w:val="0000ff"/>
          <w:u w:val="single"/>
        </w:rPr>
      </w:pPr>
      <w:r w:rsidDel="00000000" w:rsidR="00000000" w:rsidRPr="00000000">
        <w:rPr>
          <w:rtl w:val="0"/>
        </w:rPr>
        <w:t xml:space="preserve">A minimum cap of 10 responses per university was set. Participants’ responses were excluded if less than 10 responses were received from their university (</w:t>
      </w:r>
      <w:r w:rsidDel="00000000" w:rsidR="00000000" w:rsidRPr="00000000">
        <w:rPr>
          <w:i w:val="1"/>
          <w:rtl w:val="0"/>
        </w:rPr>
        <w:t xml:space="preserve">n </w:t>
      </w:r>
      <w:r w:rsidDel="00000000" w:rsidR="00000000" w:rsidRPr="00000000">
        <w:rPr>
          <w:rtl w:val="0"/>
        </w:rPr>
        <w:t xml:space="preserve">= 77 excluded), e.g., if only seven responses were recorded from a university, all of these participants were excluded. Despite the fact that the information sheet and consent form clearly outlined that this study was for undergraduate students, several MSc students completed the survey and their responses had to be excluded (</w:t>
      </w:r>
      <w:r w:rsidDel="00000000" w:rsidR="00000000" w:rsidRPr="00000000">
        <w:rPr>
          <w:i w:val="1"/>
          <w:rtl w:val="0"/>
        </w:rPr>
        <w:t xml:space="preserve">n</w:t>
      </w:r>
      <w:r w:rsidDel="00000000" w:rsidR="00000000" w:rsidRPr="00000000">
        <w:rPr>
          <w:rtl w:val="0"/>
        </w:rPr>
        <w:t xml:space="preserve"> = 12 excluded). Finally, participants’ written responses were screened for inadequate responses looking at the text entry fields. In the gender question, two participants who responded with numbers rather than words were excluded. In the question asking participants about their knowledge of the reproducibility crisis, one participant who claimed they were not a student was also removed. </w:t>
      </w:r>
      <w:r w:rsidDel="00000000" w:rsidR="00000000" w:rsidRPr="00000000">
        <w:rPr>
          <w:rtl w:val="0"/>
        </w:rPr>
      </w:r>
    </w:p>
    <w:p w:rsidR="00000000" w:rsidDel="00000000" w:rsidP="00000000" w:rsidRDefault="00000000" w:rsidRPr="00000000" w14:paraId="0000001B">
      <w:pPr>
        <w:spacing w:line="480" w:lineRule="auto"/>
        <w:rPr/>
      </w:pPr>
      <w:bookmarkStart w:colFirst="0" w:colLast="0" w:name="_heading=h.30j0zll" w:id="1"/>
      <w:bookmarkEnd w:id="1"/>
      <w:r w:rsidDel="00000000" w:rsidR="00000000" w:rsidRPr="00000000">
        <w:rPr>
          <w:rtl w:val="0"/>
        </w:rPr>
        <w:t xml:space="preserve">The final sample size was 889 undergraduate psychology students from 24 universities across the UK. The mean number of responses per university was 35.6 (range: 11 - 216). Demographic features of the sample are outlined in Table 1. For UK Reproducibility Network (UKRN) status, universities were classified as UKRN if they had an allocated UKRN local network lead on January 1</w:t>
      </w:r>
      <w:r w:rsidDel="00000000" w:rsidR="00000000" w:rsidRPr="00000000">
        <w:rPr>
          <w:vertAlign w:val="superscript"/>
          <w:rtl w:val="0"/>
        </w:rPr>
        <w:t xml:space="preserve">st</w:t>
      </w:r>
      <w:r w:rsidDel="00000000" w:rsidR="00000000" w:rsidRPr="00000000">
        <w:rPr>
          <w:rtl w:val="0"/>
        </w:rPr>
        <w:t xml:space="preserve">, 2020 (https://www.ukrn.org/). Universities without a UKRN local network lead were coded as non-UKRN.</w:t>
      </w:r>
    </w:p>
    <w:p w:rsidR="00000000" w:rsidDel="00000000" w:rsidP="00000000" w:rsidRDefault="00000000" w:rsidRPr="00000000" w14:paraId="0000001C">
      <w:pPr>
        <w:spacing w:line="480" w:lineRule="auto"/>
        <w:ind w:firstLine="0"/>
        <w:rPr>
          <w:b w:val="1"/>
        </w:rPr>
      </w:pPr>
      <w:r w:rsidDel="00000000" w:rsidR="00000000" w:rsidRPr="00000000">
        <w:br w:type="page"/>
      </w:r>
      <w:r w:rsidDel="00000000" w:rsidR="00000000" w:rsidRPr="00000000">
        <w:rPr>
          <w:rtl w:val="0"/>
        </w:rPr>
      </w:r>
    </w:p>
    <w:p w:rsidR="00000000" w:rsidDel="00000000" w:rsidP="00000000" w:rsidRDefault="00000000" w:rsidRPr="00000000" w14:paraId="0000001D">
      <w:pPr>
        <w:spacing w:line="480" w:lineRule="auto"/>
        <w:ind w:firstLine="0"/>
        <w:rPr>
          <w:b w:val="1"/>
        </w:rPr>
      </w:pPr>
      <w:r w:rsidDel="00000000" w:rsidR="00000000" w:rsidRPr="00000000">
        <w:rPr>
          <w:b w:val="1"/>
          <w:rtl w:val="0"/>
        </w:rPr>
        <w:t xml:space="preserve">Table 1 </w:t>
      </w:r>
    </w:p>
    <w:p w:rsidR="00000000" w:rsidDel="00000000" w:rsidP="00000000" w:rsidRDefault="00000000" w:rsidRPr="00000000" w14:paraId="0000001E">
      <w:pPr>
        <w:spacing w:line="480" w:lineRule="auto"/>
        <w:ind w:firstLine="0"/>
        <w:rPr>
          <w:i w:val="1"/>
        </w:rPr>
      </w:pPr>
      <w:r w:rsidDel="00000000" w:rsidR="00000000" w:rsidRPr="00000000">
        <w:rPr>
          <w:i w:val="1"/>
          <w:rtl w:val="0"/>
        </w:rPr>
        <w:t xml:space="preserve">Participant demographics. Responses left blank or which do not fall into these categories are excluded from this summary. </w:t>
      </w:r>
    </w:p>
    <w:tbl>
      <w:tblPr>
        <w:tblStyle w:val="Table1"/>
        <w:tblW w:w="96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20"/>
        <w:gridCol w:w="1576"/>
        <w:gridCol w:w="1576"/>
        <w:gridCol w:w="1805"/>
        <w:gridCol w:w="1317"/>
        <w:gridCol w:w="1329"/>
        <w:tblGridChange w:id="0">
          <w:tblGrid>
            <w:gridCol w:w="2020"/>
            <w:gridCol w:w="1576"/>
            <w:gridCol w:w="1576"/>
            <w:gridCol w:w="1805"/>
            <w:gridCol w:w="1317"/>
            <w:gridCol w:w="1329"/>
          </w:tblGrid>
        </w:tblGridChange>
      </w:tblGrid>
      <w:tr>
        <w:trPr>
          <w:cantSplit w:val="0"/>
          <w:trHeight w:val="383" w:hRule="atLeast"/>
          <w:tblHeader w:val="0"/>
        </w:trPr>
        <w:tc>
          <w:tcPr>
            <w:tcBorders>
              <w:top w:color="000000" w:space="0" w:sz="4" w:val="single"/>
              <w:bottom w:color="000000" w:space="0" w:sz="4" w:val="single"/>
            </w:tcBorders>
          </w:tcPr>
          <w:p w:rsidR="00000000" w:rsidDel="00000000" w:rsidP="00000000" w:rsidRDefault="00000000" w:rsidRPr="00000000" w14:paraId="0000001F">
            <w:pPr>
              <w:ind w:firstLine="0"/>
              <w:rPr>
                <w:sz w:val="20"/>
                <w:szCs w:val="20"/>
              </w:rPr>
            </w:pPr>
            <w:r w:rsidDel="00000000" w:rsidR="00000000" w:rsidRPr="00000000">
              <w:rPr>
                <w:sz w:val="20"/>
                <w:szCs w:val="20"/>
                <w:rtl w:val="0"/>
              </w:rPr>
              <w:t xml:space="preserve">Demographic</w:t>
            </w:r>
          </w:p>
        </w:tc>
        <w:tc>
          <w:tcPr>
            <w:gridSpan w:val="4"/>
            <w:tcBorders>
              <w:top w:color="000000" w:space="0" w:sz="4" w:val="single"/>
              <w:bottom w:color="000000" w:space="0" w:sz="4" w:val="single"/>
            </w:tcBorders>
          </w:tcPr>
          <w:p w:rsidR="00000000" w:rsidDel="00000000" w:rsidP="00000000" w:rsidRDefault="00000000" w:rsidRPr="00000000" w14:paraId="00000020">
            <w:pPr>
              <w:ind w:firstLine="0"/>
              <w:rPr>
                <w:sz w:val="20"/>
                <w:szCs w:val="20"/>
              </w:rPr>
            </w:pPr>
            <w:r w:rsidDel="00000000" w:rsidR="00000000" w:rsidRPr="00000000">
              <w:rPr>
                <w:sz w:val="20"/>
                <w:szCs w:val="20"/>
                <w:rtl w:val="0"/>
              </w:rPr>
              <w:t xml:space="preserve">Number of participants (%)</w:t>
            </w:r>
          </w:p>
        </w:tc>
        <w:tc>
          <w:tcPr>
            <w:tcBorders>
              <w:top w:color="000000" w:space="0" w:sz="4" w:val="single"/>
              <w:bottom w:color="000000" w:space="0" w:sz="4" w:val="single"/>
            </w:tcBorders>
          </w:tcPr>
          <w:p w:rsidR="00000000" w:rsidDel="00000000" w:rsidP="00000000" w:rsidRDefault="00000000" w:rsidRPr="00000000" w14:paraId="00000024">
            <w:pPr>
              <w:ind w:firstLine="0"/>
              <w:rPr>
                <w:sz w:val="20"/>
                <w:szCs w:val="20"/>
              </w:rPr>
            </w:pPr>
            <w:r w:rsidDel="00000000" w:rsidR="00000000" w:rsidRPr="00000000">
              <w:rPr>
                <w:rtl w:val="0"/>
              </w:rPr>
            </w:r>
          </w:p>
        </w:tc>
      </w:tr>
      <w:tr>
        <w:trPr>
          <w:cantSplit w:val="0"/>
          <w:trHeight w:val="367" w:hRule="atLeast"/>
          <w:tblHeader w:val="0"/>
        </w:trPr>
        <w:tc>
          <w:tcPr>
            <w:vMerge w:val="restart"/>
            <w:tcBorders>
              <w:top w:color="000000" w:space="0" w:sz="4" w:val="single"/>
            </w:tcBorders>
          </w:tcPr>
          <w:p w:rsidR="00000000" w:rsidDel="00000000" w:rsidP="00000000" w:rsidRDefault="00000000" w:rsidRPr="00000000" w14:paraId="00000025">
            <w:pPr>
              <w:ind w:firstLine="0"/>
              <w:rPr>
                <w:sz w:val="20"/>
                <w:szCs w:val="20"/>
              </w:rPr>
            </w:pPr>
            <w:r w:rsidDel="00000000" w:rsidR="00000000" w:rsidRPr="00000000">
              <w:rPr>
                <w:sz w:val="20"/>
                <w:szCs w:val="20"/>
                <w:rtl w:val="0"/>
              </w:rPr>
              <w:t xml:space="preserve">Gender</w:t>
            </w:r>
          </w:p>
        </w:tc>
        <w:tc>
          <w:tcPr>
            <w:tcBorders>
              <w:top w:color="000000" w:space="0" w:sz="4" w:val="single"/>
            </w:tcBorders>
          </w:tcPr>
          <w:p w:rsidR="00000000" w:rsidDel="00000000" w:rsidP="00000000" w:rsidRDefault="00000000" w:rsidRPr="00000000" w14:paraId="00000026">
            <w:pPr>
              <w:ind w:firstLine="0"/>
              <w:rPr>
                <w:sz w:val="20"/>
                <w:szCs w:val="20"/>
              </w:rPr>
            </w:pPr>
            <w:r w:rsidDel="00000000" w:rsidR="00000000" w:rsidRPr="00000000">
              <w:rPr>
                <w:sz w:val="20"/>
                <w:szCs w:val="20"/>
                <w:rtl w:val="0"/>
              </w:rPr>
              <w:t xml:space="preserve">Male</w:t>
            </w:r>
          </w:p>
        </w:tc>
        <w:tc>
          <w:tcPr>
            <w:tcBorders>
              <w:top w:color="000000" w:space="0" w:sz="4" w:val="single"/>
            </w:tcBorders>
          </w:tcPr>
          <w:p w:rsidR="00000000" w:rsidDel="00000000" w:rsidP="00000000" w:rsidRDefault="00000000" w:rsidRPr="00000000" w14:paraId="00000027">
            <w:pPr>
              <w:ind w:firstLine="0"/>
              <w:rPr>
                <w:sz w:val="20"/>
                <w:szCs w:val="20"/>
              </w:rPr>
            </w:pPr>
            <w:r w:rsidDel="00000000" w:rsidR="00000000" w:rsidRPr="00000000">
              <w:rPr>
                <w:sz w:val="20"/>
                <w:szCs w:val="20"/>
                <w:rtl w:val="0"/>
              </w:rPr>
              <w:t xml:space="preserve">Female</w:t>
            </w:r>
          </w:p>
        </w:tc>
        <w:tc>
          <w:tcPr>
            <w:tcBorders>
              <w:top w:color="000000" w:space="0" w:sz="4" w:val="single"/>
            </w:tcBorders>
          </w:tcPr>
          <w:p w:rsidR="00000000" w:rsidDel="00000000" w:rsidP="00000000" w:rsidRDefault="00000000" w:rsidRPr="00000000" w14:paraId="00000028">
            <w:pPr>
              <w:ind w:firstLine="0"/>
              <w:rPr>
                <w:sz w:val="20"/>
                <w:szCs w:val="20"/>
              </w:rPr>
            </w:pPr>
            <w:r w:rsidDel="00000000" w:rsidR="00000000" w:rsidRPr="00000000">
              <w:rPr>
                <w:sz w:val="20"/>
                <w:szCs w:val="20"/>
                <w:rtl w:val="0"/>
              </w:rPr>
              <w:t xml:space="preserve">Non-binary/other</w:t>
            </w:r>
          </w:p>
        </w:tc>
        <w:tc>
          <w:tcPr>
            <w:vMerge w:val="restart"/>
            <w:tcBorders>
              <w:top w:color="000000" w:space="0" w:sz="4" w:val="single"/>
            </w:tcBorders>
          </w:tcPr>
          <w:p w:rsidR="00000000" w:rsidDel="00000000" w:rsidP="00000000" w:rsidRDefault="00000000" w:rsidRPr="00000000" w14:paraId="00000029">
            <w:pPr>
              <w:ind w:firstLine="0"/>
              <w:rPr>
                <w:sz w:val="20"/>
                <w:szCs w:val="20"/>
              </w:rPr>
            </w:pPr>
            <w:r w:rsidDel="00000000" w:rsidR="00000000" w:rsidRPr="00000000">
              <w:rPr>
                <w:rtl w:val="0"/>
              </w:rPr>
            </w:r>
          </w:p>
        </w:tc>
        <w:tc>
          <w:tcPr>
            <w:tcBorders>
              <w:top w:color="000000" w:space="0" w:sz="4" w:val="single"/>
            </w:tcBorders>
          </w:tcPr>
          <w:p w:rsidR="00000000" w:rsidDel="00000000" w:rsidP="00000000" w:rsidRDefault="00000000" w:rsidRPr="00000000" w14:paraId="0000002A">
            <w:pPr>
              <w:ind w:firstLine="0"/>
              <w:rPr>
                <w:sz w:val="20"/>
                <w:szCs w:val="20"/>
              </w:rPr>
            </w:pPr>
            <w:r w:rsidDel="00000000" w:rsidR="00000000" w:rsidRPr="00000000">
              <w:rPr>
                <w:rtl w:val="0"/>
              </w:rPr>
            </w:r>
          </w:p>
        </w:tc>
      </w:tr>
      <w:tr>
        <w:trPr>
          <w:cantSplit w:val="0"/>
          <w:trHeight w:val="383" w:hRule="atLeast"/>
          <w:tblHeader w:val="0"/>
        </w:trPr>
        <w:tc>
          <w:tcPr>
            <w:vMerge w:val="continue"/>
            <w:tcBorders>
              <w:top w:color="000000" w:space="0" w:sz="4" w:val="single"/>
            </w:tcBorders>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p w:rsidR="00000000" w:rsidDel="00000000" w:rsidP="00000000" w:rsidRDefault="00000000" w:rsidRPr="00000000" w14:paraId="0000002C">
            <w:pPr>
              <w:ind w:firstLine="0"/>
              <w:rPr>
                <w:sz w:val="20"/>
                <w:szCs w:val="20"/>
              </w:rPr>
            </w:pPr>
            <w:r w:rsidDel="00000000" w:rsidR="00000000" w:rsidRPr="00000000">
              <w:rPr>
                <w:sz w:val="20"/>
                <w:szCs w:val="20"/>
                <w:rtl w:val="0"/>
              </w:rPr>
              <w:t xml:space="preserve">90 (10%)</w:t>
            </w:r>
          </w:p>
        </w:tc>
        <w:tc>
          <w:tcPr/>
          <w:p w:rsidR="00000000" w:rsidDel="00000000" w:rsidP="00000000" w:rsidRDefault="00000000" w:rsidRPr="00000000" w14:paraId="0000002D">
            <w:pPr>
              <w:ind w:firstLine="0"/>
              <w:rPr>
                <w:sz w:val="20"/>
                <w:szCs w:val="20"/>
              </w:rPr>
            </w:pPr>
            <w:r w:rsidDel="00000000" w:rsidR="00000000" w:rsidRPr="00000000">
              <w:rPr>
                <w:sz w:val="20"/>
                <w:szCs w:val="20"/>
                <w:rtl w:val="0"/>
              </w:rPr>
              <w:t xml:space="preserve">785 (88%)</w:t>
            </w:r>
          </w:p>
        </w:tc>
        <w:tc>
          <w:tcPr/>
          <w:p w:rsidR="00000000" w:rsidDel="00000000" w:rsidP="00000000" w:rsidRDefault="00000000" w:rsidRPr="00000000" w14:paraId="0000002E">
            <w:pPr>
              <w:ind w:firstLine="0"/>
              <w:rPr>
                <w:sz w:val="20"/>
                <w:szCs w:val="20"/>
              </w:rPr>
            </w:pPr>
            <w:r w:rsidDel="00000000" w:rsidR="00000000" w:rsidRPr="00000000">
              <w:rPr>
                <w:sz w:val="20"/>
                <w:szCs w:val="20"/>
                <w:rtl w:val="0"/>
              </w:rPr>
              <w:t xml:space="preserve">14 (2%)</w:t>
            </w:r>
          </w:p>
        </w:tc>
        <w:tc>
          <w:tcPr>
            <w:vMerge w:val="continue"/>
            <w:tcBorders>
              <w:top w:color="000000" w:space="0" w:sz="4" w:val="single"/>
            </w:tcBorders>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p w:rsidR="00000000" w:rsidDel="00000000" w:rsidP="00000000" w:rsidRDefault="00000000" w:rsidRPr="00000000" w14:paraId="00000030">
            <w:pPr>
              <w:ind w:firstLine="0"/>
              <w:rPr>
                <w:sz w:val="20"/>
                <w:szCs w:val="20"/>
              </w:rPr>
            </w:pPr>
            <w:r w:rsidDel="00000000" w:rsidR="00000000" w:rsidRPr="00000000">
              <w:rPr>
                <w:rtl w:val="0"/>
              </w:rPr>
            </w:r>
          </w:p>
        </w:tc>
      </w:tr>
      <w:tr>
        <w:trPr>
          <w:cantSplit w:val="0"/>
          <w:trHeight w:val="383" w:hRule="atLeast"/>
          <w:tblHeader w:val="0"/>
        </w:trPr>
        <w:tc>
          <w:tcPr>
            <w:vMerge w:val="restart"/>
          </w:tcPr>
          <w:p w:rsidR="00000000" w:rsidDel="00000000" w:rsidP="00000000" w:rsidRDefault="00000000" w:rsidRPr="00000000" w14:paraId="00000031">
            <w:pPr>
              <w:ind w:firstLine="0"/>
              <w:rPr>
                <w:sz w:val="20"/>
                <w:szCs w:val="20"/>
              </w:rPr>
            </w:pPr>
            <w:r w:rsidDel="00000000" w:rsidR="00000000" w:rsidRPr="00000000">
              <w:rPr>
                <w:sz w:val="20"/>
                <w:szCs w:val="20"/>
                <w:rtl w:val="0"/>
              </w:rPr>
              <w:t xml:space="preserve">UKRN Local Network Lead</w:t>
            </w:r>
          </w:p>
        </w:tc>
        <w:tc>
          <w:tcPr/>
          <w:p w:rsidR="00000000" w:rsidDel="00000000" w:rsidP="00000000" w:rsidRDefault="00000000" w:rsidRPr="00000000" w14:paraId="00000032">
            <w:pPr>
              <w:ind w:firstLine="0"/>
              <w:rPr>
                <w:sz w:val="20"/>
                <w:szCs w:val="20"/>
              </w:rPr>
            </w:pPr>
            <w:r w:rsidDel="00000000" w:rsidR="00000000" w:rsidRPr="00000000">
              <w:rPr>
                <w:sz w:val="20"/>
                <w:szCs w:val="20"/>
                <w:rtl w:val="0"/>
              </w:rPr>
              <w:t xml:space="preserve">Yes</w:t>
            </w:r>
          </w:p>
        </w:tc>
        <w:tc>
          <w:tcPr/>
          <w:p w:rsidR="00000000" w:rsidDel="00000000" w:rsidP="00000000" w:rsidRDefault="00000000" w:rsidRPr="00000000" w14:paraId="00000033">
            <w:pPr>
              <w:ind w:firstLine="0"/>
              <w:rPr>
                <w:sz w:val="20"/>
                <w:szCs w:val="20"/>
              </w:rPr>
            </w:pPr>
            <w:r w:rsidDel="00000000" w:rsidR="00000000" w:rsidRPr="00000000">
              <w:rPr>
                <w:sz w:val="20"/>
                <w:szCs w:val="20"/>
                <w:rtl w:val="0"/>
              </w:rPr>
              <w:t xml:space="preserve">No</w:t>
            </w:r>
          </w:p>
        </w:tc>
        <w:tc>
          <w:tcPr>
            <w:gridSpan w:val="2"/>
            <w:vMerge w:val="restart"/>
          </w:tcPr>
          <w:p w:rsidR="00000000" w:rsidDel="00000000" w:rsidP="00000000" w:rsidRDefault="00000000" w:rsidRPr="00000000" w14:paraId="00000034">
            <w:pPr>
              <w:ind w:firstLine="0"/>
              <w:rPr>
                <w:sz w:val="20"/>
                <w:szCs w:val="20"/>
              </w:rPr>
            </w:pPr>
            <w:r w:rsidDel="00000000" w:rsidR="00000000" w:rsidRPr="00000000">
              <w:rPr>
                <w:rtl w:val="0"/>
              </w:rPr>
            </w:r>
          </w:p>
        </w:tc>
        <w:tc>
          <w:tcPr/>
          <w:p w:rsidR="00000000" w:rsidDel="00000000" w:rsidP="00000000" w:rsidRDefault="00000000" w:rsidRPr="00000000" w14:paraId="00000036">
            <w:pPr>
              <w:ind w:firstLine="0"/>
              <w:rPr>
                <w:sz w:val="20"/>
                <w:szCs w:val="20"/>
              </w:rPr>
            </w:pPr>
            <w:r w:rsidDel="00000000" w:rsidR="00000000" w:rsidRPr="00000000">
              <w:rPr>
                <w:rtl w:val="0"/>
              </w:rPr>
            </w:r>
          </w:p>
        </w:tc>
      </w:tr>
      <w:tr>
        <w:trPr>
          <w:cantSplit w:val="0"/>
          <w:trHeight w:val="383" w:hRule="atLeast"/>
          <w:tblHeader w:val="0"/>
        </w:trPr>
        <w:tc>
          <w:tcPr>
            <w:vMerge w:val="continue"/>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p w:rsidR="00000000" w:rsidDel="00000000" w:rsidP="00000000" w:rsidRDefault="00000000" w:rsidRPr="00000000" w14:paraId="00000038">
            <w:pPr>
              <w:ind w:firstLine="0"/>
              <w:rPr>
                <w:sz w:val="20"/>
                <w:szCs w:val="20"/>
              </w:rPr>
            </w:pPr>
            <w:r w:rsidDel="00000000" w:rsidR="00000000" w:rsidRPr="00000000">
              <w:rPr>
                <w:sz w:val="20"/>
                <w:szCs w:val="20"/>
                <w:rtl w:val="0"/>
              </w:rPr>
              <w:t xml:space="preserve">437 (49%)</w:t>
            </w:r>
          </w:p>
        </w:tc>
        <w:tc>
          <w:tcPr/>
          <w:p w:rsidR="00000000" w:rsidDel="00000000" w:rsidP="00000000" w:rsidRDefault="00000000" w:rsidRPr="00000000" w14:paraId="00000039">
            <w:pPr>
              <w:ind w:firstLine="0"/>
              <w:rPr>
                <w:sz w:val="20"/>
                <w:szCs w:val="20"/>
              </w:rPr>
            </w:pPr>
            <w:r w:rsidDel="00000000" w:rsidR="00000000" w:rsidRPr="00000000">
              <w:rPr>
                <w:sz w:val="20"/>
                <w:szCs w:val="20"/>
                <w:rtl w:val="0"/>
              </w:rPr>
              <w:t xml:space="preserve">452 (51%)</w:t>
            </w:r>
          </w:p>
        </w:tc>
        <w:tc>
          <w:tcPr>
            <w:gridSpan w:val="2"/>
            <w:vMerge w:val="continue"/>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p w:rsidR="00000000" w:rsidDel="00000000" w:rsidP="00000000" w:rsidRDefault="00000000" w:rsidRPr="00000000" w14:paraId="0000003C">
            <w:pPr>
              <w:ind w:firstLine="0"/>
              <w:rPr>
                <w:sz w:val="20"/>
                <w:szCs w:val="20"/>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03D">
            <w:pPr>
              <w:ind w:firstLine="0"/>
              <w:rPr>
                <w:sz w:val="20"/>
                <w:szCs w:val="20"/>
              </w:rPr>
            </w:pPr>
            <w:r w:rsidDel="00000000" w:rsidR="00000000" w:rsidRPr="00000000">
              <w:rPr>
                <w:sz w:val="20"/>
                <w:szCs w:val="20"/>
                <w:rtl w:val="0"/>
              </w:rPr>
              <w:t xml:space="preserve">Full time status</w:t>
            </w:r>
          </w:p>
        </w:tc>
        <w:tc>
          <w:tcPr/>
          <w:p w:rsidR="00000000" w:rsidDel="00000000" w:rsidP="00000000" w:rsidRDefault="00000000" w:rsidRPr="00000000" w14:paraId="0000003E">
            <w:pPr>
              <w:ind w:firstLine="0"/>
              <w:rPr>
                <w:sz w:val="20"/>
                <w:szCs w:val="20"/>
              </w:rPr>
            </w:pPr>
            <w:r w:rsidDel="00000000" w:rsidR="00000000" w:rsidRPr="00000000">
              <w:rPr>
                <w:sz w:val="20"/>
                <w:szCs w:val="20"/>
                <w:rtl w:val="0"/>
              </w:rPr>
              <w:t xml:space="preserve">Full time</w:t>
            </w:r>
          </w:p>
        </w:tc>
        <w:tc>
          <w:tcPr/>
          <w:p w:rsidR="00000000" w:rsidDel="00000000" w:rsidP="00000000" w:rsidRDefault="00000000" w:rsidRPr="00000000" w14:paraId="0000003F">
            <w:pPr>
              <w:ind w:firstLine="0"/>
              <w:rPr>
                <w:sz w:val="20"/>
                <w:szCs w:val="20"/>
              </w:rPr>
            </w:pPr>
            <w:r w:rsidDel="00000000" w:rsidR="00000000" w:rsidRPr="00000000">
              <w:rPr>
                <w:sz w:val="20"/>
                <w:szCs w:val="20"/>
                <w:rtl w:val="0"/>
              </w:rPr>
              <w:t xml:space="preserve">Part time</w:t>
            </w:r>
          </w:p>
        </w:tc>
        <w:tc>
          <w:tcPr/>
          <w:p w:rsidR="00000000" w:rsidDel="00000000" w:rsidP="00000000" w:rsidRDefault="00000000" w:rsidRPr="00000000" w14:paraId="00000040">
            <w:pPr>
              <w:ind w:firstLine="0"/>
              <w:rPr>
                <w:sz w:val="20"/>
                <w:szCs w:val="20"/>
              </w:rPr>
            </w:pPr>
            <w:r w:rsidDel="00000000" w:rsidR="00000000" w:rsidRPr="00000000">
              <w:rPr>
                <w:rtl w:val="0"/>
              </w:rPr>
            </w:r>
          </w:p>
        </w:tc>
        <w:tc>
          <w:tcPr/>
          <w:p w:rsidR="00000000" w:rsidDel="00000000" w:rsidP="00000000" w:rsidRDefault="00000000" w:rsidRPr="00000000" w14:paraId="00000041">
            <w:pPr>
              <w:ind w:firstLine="0"/>
              <w:rPr>
                <w:sz w:val="20"/>
                <w:szCs w:val="20"/>
              </w:rPr>
            </w:pPr>
            <w:r w:rsidDel="00000000" w:rsidR="00000000" w:rsidRPr="00000000">
              <w:rPr>
                <w:rtl w:val="0"/>
              </w:rPr>
            </w:r>
          </w:p>
        </w:tc>
        <w:tc>
          <w:tcPr/>
          <w:p w:rsidR="00000000" w:rsidDel="00000000" w:rsidP="00000000" w:rsidRDefault="00000000" w:rsidRPr="00000000" w14:paraId="00000042">
            <w:pPr>
              <w:ind w:firstLine="0"/>
              <w:rPr>
                <w:sz w:val="20"/>
                <w:szCs w:val="20"/>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043">
            <w:pPr>
              <w:ind w:firstLine="0"/>
              <w:rPr>
                <w:sz w:val="20"/>
                <w:szCs w:val="20"/>
              </w:rPr>
            </w:pPr>
            <w:r w:rsidDel="00000000" w:rsidR="00000000" w:rsidRPr="00000000">
              <w:rPr>
                <w:rtl w:val="0"/>
              </w:rPr>
            </w:r>
          </w:p>
        </w:tc>
        <w:tc>
          <w:tcPr/>
          <w:p w:rsidR="00000000" w:rsidDel="00000000" w:rsidP="00000000" w:rsidRDefault="00000000" w:rsidRPr="00000000" w14:paraId="00000044">
            <w:pPr>
              <w:ind w:firstLine="0"/>
              <w:rPr>
                <w:sz w:val="20"/>
                <w:szCs w:val="20"/>
              </w:rPr>
            </w:pPr>
            <w:r w:rsidDel="00000000" w:rsidR="00000000" w:rsidRPr="00000000">
              <w:rPr>
                <w:sz w:val="20"/>
                <w:szCs w:val="20"/>
                <w:rtl w:val="0"/>
              </w:rPr>
              <w:t xml:space="preserve">853 (96%)</w:t>
            </w:r>
          </w:p>
        </w:tc>
        <w:tc>
          <w:tcPr/>
          <w:p w:rsidR="00000000" w:rsidDel="00000000" w:rsidP="00000000" w:rsidRDefault="00000000" w:rsidRPr="00000000" w14:paraId="00000045">
            <w:pPr>
              <w:ind w:firstLine="0"/>
              <w:rPr>
                <w:sz w:val="20"/>
                <w:szCs w:val="20"/>
              </w:rPr>
            </w:pPr>
            <w:r w:rsidDel="00000000" w:rsidR="00000000" w:rsidRPr="00000000">
              <w:rPr>
                <w:sz w:val="20"/>
                <w:szCs w:val="20"/>
                <w:rtl w:val="0"/>
              </w:rPr>
              <w:t xml:space="preserve">36 (4%)</w:t>
            </w:r>
          </w:p>
        </w:tc>
        <w:tc>
          <w:tcPr/>
          <w:p w:rsidR="00000000" w:rsidDel="00000000" w:rsidP="00000000" w:rsidRDefault="00000000" w:rsidRPr="00000000" w14:paraId="00000046">
            <w:pPr>
              <w:ind w:firstLine="0"/>
              <w:rPr>
                <w:sz w:val="20"/>
                <w:szCs w:val="20"/>
              </w:rPr>
            </w:pPr>
            <w:r w:rsidDel="00000000" w:rsidR="00000000" w:rsidRPr="00000000">
              <w:rPr>
                <w:rtl w:val="0"/>
              </w:rPr>
            </w:r>
          </w:p>
        </w:tc>
        <w:tc>
          <w:tcPr/>
          <w:p w:rsidR="00000000" w:rsidDel="00000000" w:rsidP="00000000" w:rsidRDefault="00000000" w:rsidRPr="00000000" w14:paraId="00000047">
            <w:pPr>
              <w:ind w:firstLine="0"/>
              <w:rPr>
                <w:sz w:val="20"/>
                <w:szCs w:val="20"/>
              </w:rPr>
            </w:pPr>
            <w:r w:rsidDel="00000000" w:rsidR="00000000" w:rsidRPr="00000000">
              <w:rPr>
                <w:rtl w:val="0"/>
              </w:rPr>
            </w:r>
          </w:p>
        </w:tc>
        <w:tc>
          <w:tcPr/>
          <w:p w:rsidR="00000000" w:rsidDel="00000000" w:rsidP="00000000" w:rsidRDefault="00000000" w:rsidRPr="00000000" w14:paraId="00000048">
            <w:pPr>
              <w:ind w:firstLine="0"/>
              <w:rPr>
                <w:sz w:val="20"/>
                <w:szCs w:val="20"/>
              </w:rPr>
            </w:pPr>
            <w:r w:rsidDel="00000000" w:rsidR="00000000" w:rsidRPr="00000000">
              <w:rPr>
                <w:rtl w:val="0"/>
              </w:rPr>
            </w:r>
          </w:p>
        </w:tc>
      </w:tr>
      <w:tr>
        <w:trPr>
          <w:cantSplit w:val="0"/>
          <w:trHeight w:val="297" w:hRule="atLeast"/>
          <w:tblHeader w:val="0"/>
        </w:trPr>
        <w:tc>
          <w:tcPr>
            <w:vMerge w:val="restart"/>
          </w:tcPr>
          <w:p w:rsidR="00000000" w:rsidDel="00000000" w:rsidP="00000000" w:rsidRDefault="00000000" w:rsidRPr="00000000" w14:paraId="00000049">
            <w:pPr>
              <w:ind w:firstLine="0"/>
              <w:rPr>
                <w:sz w:val="20"/>
                <w:szCs w:val="20"/>
              </w:rPr>
            </w:pPr>
            <w:r w:rsidDel="00000000" w:rsidR="00000000" w:rsidRPr="00000000">
              <w:rPr>
                <w:sz w:val="20"/>
                <w:szCs w:val="20"/>
                <w:rtl w:val="0"/>
              </w:rPr>
              <w:t xml:space="preserve">Year group(full time students only)</w:t>
            </w:r>
          </w:p>
        </w:tc>
        <w:tc>
          <w:tcPr/>
          <w:p w:rsidR="00000000" w:rsidDel="00000000" w:rsidP="00000000" w:rsidRDefault="00000000" w:rsidRPr="00000000" w14:paraId="0000004A">
            <w:pPr>
              <w:ind w:firstLine="0"/>
              <w:rPr>
                <w:sz w:val="20"/>
                <w:szCs w:val="20"/>
              </w:rPr>
            </w:pPr>
            <w:r w:rsidDel="00000000" w:rsidR="00000000" w:rsidRPr="00000000">
              <w:rPr>
                <w:sz w:val="20"/>
                <w:szCs w:val="20"/>
                <w:rtl w:val="0"/>
              </w:rPr>
              <w:t xml:space="preserve">1</w:t>
            </w:r>
            <w:r w:rsidDel="00000000" w:rsidR="00000000" w:rsidRPr="00000000">
              <w:rPr>
                <w:sz w:val="20"/>
                <w:szCs w:val="20"/>
                <w:vertAlign w:val="superscript"/>
                <w:rtl w:val="0"/>
              </w:rPr>
              <w:t xml:space="preserve">st</w:t>
            </w:r>
            <w:r w:rsidDel="00000000" w:rsidR="00000000" w:rsidRPr="00000000">
              <w:rPr>
                <w:sz w:val="20"/>
                <w:szCs w:val="20"/>
                <w:rtl w:val="0"/>
              </w:rPr>
              <w:t xml:space="preserve"> Year</w:t>
            </w:r>
          </w:p>
        </w:tc>
        <w:tc>
          <w:tcPr/>
          <w:p w:rsidR="00000000" w:rsidDel="00000000" w:rsidP="00000000" w:rsidRDefault="00000000" w:rsidRPr="00000000" w14:paraId="0000004B">
            <w:pPr>
              <w:ind w:firstLine="0"/>
              <w:rPr>
                <w:sz w:val="20"/>
                <w:szCs w:val="20"/>
              </w:rPr>
            </w:pPr>
            <w:r w:rsidDel="00000000" w:rsidR="00000000" w:rsidRPr="00000000">
              <w:rPr>
                <w:sz w:val="20"/>
                <w:szCs w:val="20"/>
                <w:rtl w:val="0"/>
              </w:rPr>
              <w:t xml:space="preserve">2</w:t>
            </w:r>
            <w:r w:rsidDel="00000000" w:rsidR="00000000" w:rsidRPr="00000000">
              <w:rPr>
                <w:sz w:val="20"/>
                <w:szCs w:val="20"/>
                <w:vertAlign w:val="superscript"/>
                <w:rtl w:val="0"/>
              </w:rPr>
              <w:t xml:space="preserve">nd</w:t>
            </w:r>
            <w:r w:rsidDel="00000000" w:rsidR="00000000" w:rsidRPr="00000000">
              <w:rPr>
                <w:sz w:val="20"/>
                <w:szCs w:val="20"/>
                <w:rtl w:val="0"/>
              </w:rPr>
              <w:t xml:space="preserve"> Year</w:t>
            </w:r>
          </w:p>
        </w:tc>
        <w:tc>
          <w:tcPr/>
          <w:p w:rsidR="00000000" w:rsidDel="00000000" w:rsidP="00000000" w:rsidRDefault="00000000" w:rsidRPr="00000000" w14:paraId="0000004C">
            <w:pPr>
              <w:ind w:firstLine="0"/>
              <w:rPr>
                <w:sz w:val="20"/>
                <w:szCs w:val="20"/>
              </w:rPr>
            </w:pPr>
            <w:r w:rsidDel="00000000" w:rsidR="00000000" w:rsidRPr="00000000">
              <w:rPr>
                <w:sz w:val="20"/>
                <w:szCs w:val="20"/>
                <w:rtl w:val="0"/>
              </w:rPr>
              <w:t xml:space="preserve">Placement Year</w:t>
            </w:r>
          </w:p>
        </w:tc>
        <w:tc>
          <w:tcPr/>
          <w:p w:rsidR="00000000" w:rsidDel="00000000" w:rsidP="00000000" w:rsidRDefault="00000000" w:rsidRPr="00000000" w14:paraId="0000004D">
            <w:pPr>
              <w:ind w:firstLine="0"/>
              <w:rPr>
                <w:sz w:val="20"/>
                <w:szCs w:val="20"/>
              </w:rPr>
            </w:pPr>
            <w:r w:rsidDel="00000000" w:rsidR="00000000" w:rsidRPr="00000000">
              <w:rPr>
                <w:sz w:val="20"/>
                <w:szCs w:val="20"/>
                <w:rtl w:val="0"/>
              </w:rPr>
              <w:t xml:space="preserve">Final Year</w:t>
            </w:r>
          </w:p>
        </w:tc>
        <w:tc>
          <w:tcPr/>
          <w:p w:rsidR="00000000" w:rsidDel="00000000" w:rsidP="00000000" w:rsidRDefault="00000000" w:rsidRPr="00000000" w14:paraId="0000004E">
            <w:pPr>
              <w:ind w:firstLine="0"/>
              <w:rPr>
                <w:sz w:val="20"/>
                <w:szCs w:val="20"/>
              </w:rPr>
            </w:pPr>
            <w:r w:rsidDel="00000000" w:rsidR="00000000" w:rsidRPr="00000000">
              <w:rPr>
                <w:sz w:val="20"/>
                <w:szCs w:val="20"/>
                <w:rtl w:val="0"/>
              </w:rPr>
              <w:t xml:space="preserve">Missing</w:t>
            </w:r>
          </w:p>
        </w:tc>
      </w:tr>
      <w:tr>
        <w:trPr>
          <w:cantSplit w:val="0"/>
          <w:trHeight w:val="383" w:hRule="atLeast"/>
          <w:tblHeader w:val="0"/>
        </w:trPr>
        <w:tc>
          <w:tcPr>
            <w:vMerge w:val="continue"/>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p w:rsidR="00000000" w:rsidDel="00000000" w:rsidP="00000000" w:rsidRDefault="00000000" w:rsidRPr="00000000" w14:paraId="00000050">
            <w:pPr>
              <w:ind w:firstLine="0"/>
              <w:rPr>
                <w:sz w:val="20"/>
                <w:szCs w:val="20"/>
              </w:rPr>
            </w:pPr>
            <w:r w:rsidDel="00000000" w:rsidR="00000000" w:rsidRPr="00000000">
              <w:rPr>
                <w:sz w:val="20"/>
                <w:szCs w:val="20"/>
                <w:rtl w:val="0"/>
              </w:rPr>
              <w:t xml:space="preserve">346 (41%)</w:t>
            </w:r>
          </w:p>
        </w:tc>
        <w:tc>
          <w:tcPr/>
          <w:p w:rsidR="00000000" w:rsidDel="00000000" w:rsidP="00000000" w:rsidRDefault="00000000" w:rsidRPr="00000000" w14:paraId="00000051">
            <w:pPr>
              <w:ind w:firstLine="0"/>
              <w:rPr>
                <w:sz w:val="20"/>
                <w:szCs w:val="20"/>
              </w:rPr>
            </w:pPr>
            <w:r w:rsidDel="00000000" w:rsidR="00000000" w:rsidRPr="00000000">
              <w:rPr>
                <w:sz w:val="20"/>
                <w:szCs w:val="20"/>
                <w:rtl w:val="0"/>
              </w:rPr>
              <w:t xml:space="preserve">277 (32%)</w:t>
            </w:r>
          </w:p>
        </w:tc>
        <w:tc>
          <w:tcPr/>
          <w:p w:rsidR="00000000" w:rsidDel="00000000" w:rsidP="00000000" w:rsidRDefault="00000000" w:rsidRPr="00000000" w14:paraId="00000052">
            <w:pPr>
              <w:ind w:firstLine="0"/>
              <w:rPr>
                <w:sz w:val="20"/>
                <w:szCs w:val="20"/>
              </w:rPr>
            </w:pPr>
            <w:r w:rsidDel="00000000" w:rsidR="00000000" w:rsidRPr="00000000">
              <w:rPr>
                <w:sz w:val="20"/>
                <w:szCs w:val="20"/>
                <w:rtl w:val="0"/>
              </w:rPr>
              <w:t xml:space="preserve">48 (6%)</w:t>
            </w:r>
          </w:p>
        </w:tc>
        <w:tc>
          <w:tcPr/>
          <w:p w:rsidR="00000000" w:rsidDel="00000000" w:rsidP="00000000" w:rsidRDefault="00000000" w:rsidRPr="00000000" w14:paraId="00000053">
            <w:pPr>
              <w:ind w:firstLine="0"/>
              <w:rPr>
                <w:sz w:val="20"/>
                <w:szCs w:val="20"/>
              </w:rPr>
            </w:pPr>
            <w:r w:rsidDel="00000000" w:rsidR="00000000" w:rsidRPr="00000000">
              <w:rPr>
                <w:sz w:val="20"/>
                <w:szCs w:val="20"/>
                <w:rtl w:val="0"/>
              </w:rPr>
              <w:t xml:space="preserve">181 (21%)</w:t>
            </w:r>
          </w:p>
        </w:tc>
        <w:tc>
          <w:tcPr/>
          <w:p w:rsidR="00000000" w:rsidDel="00000000" w:rsidP="00000000" w:rsidRDefault="00000000" w:rsidRPr="00000000" w14:paraId="00000054">
            <w:pPr>
              <w:ind w:firstLine="0"/>
              <w:rPr>
                <w:sz w:val="20"/>
                <w:szCs w:val="20"/>
              </w:rPr>
            </w:pPr>
            <w:r w:rsidDel="00000000" w:rsidR="00000000" w:rsidRPr="00000000">
              <w:rPr>
                <w:sz w:val="20"/>
                <w:szCs w:val="20"/>
                <w:rtl w:val="0"/>
              </w:rPr>
              <w:t xml:space="preserve">1 (&lt;1%)</w:t>
            </w:r>
          </w:p>
        </w:tc>
      </w:tr>
      <w:tr>
        <w:trPr>
          <w:cantSplit w:val="0"/>
          <w:trHeight w:val="383" w:hRule="atLeast"/>
          <w:tblHeader w:val="0"/>
        </w:trPr>
        <w:tc>
          <w:tcPr>
            <w:vMerge w:val="restart"/>
            <w:tcBorders>
              <w:bottom w:color="000000" w:space="0" w:sz="4" w:val="single"/>
            </w:tcBorders>
          </w:tcPr>
          <w:p w:rsidR="00000000" w:rsidDel="00000000" w:rsidP="00000000" w:rsidRDefault="00000000" w:rsidRPr="00000000" w14:paraId="00000055">
            <w:pPr>
              <w:ind w:firstLine="0"/>
              <w:rPr>
                <w:sz w:val="20"/>
                <w:szCs w:val="20"/>
              </w:rPr>
            </w:pPr>
            <w:r w:rsidDel="00000000" w:rsidR="00000000" w:rsidRPr="00000000">
              <w:rPr>
                <w:sz w:val="20"/>
                <w:szCs w:val="20"/>
                <w:rtl w:val="0"/>
              </w:rPr>
              <w:t xml:space="preserve">Course duration (full time students only)</w:t>
            </w:r>
          </w:p>
        </w:tc>
        <w:tc>
          <w:tcPr/>
          <w:p w:rsidR="00000000" w:rsidDel="00000000" w:rsidP="00000000" w:rsidRDefault="00000000" w:rsidRPr="00000000" w14:paraId="00000056">
            <w:pPr>
              <w:ind w:firstLine="0"/>
              <w:rPr>
                <w:sz w:val="20"/>
                <w:szCs w:val="20"/>
              </w:rPr>
            </w:pPr>
            <w:r w:rsidDel="00000000" w:rsidR="00000000" w:rsidRPr="00000000">
              <w:rPr>
                <w:sz w:val="20"/>
                <w:szCs w:val="20"/>
                <w:rtl w:val="0"/>
              </w:rPr>
              <w:t xml:space="preserve">3 years</w:t>
            </w:r>
          </w:p>
        </w:tc>
        <w:tc>
          <w:tcPr/>
          <w:p w:rsidR="00000000" w:rsidDel="00000000" w:rsidP="00000000" w:rsidRDefault="00000000" w:rsidRPr="00000000" w14:paraId="00000057">
            <w:pPr>
              <w:ind w:firstLine="0"/>
              <w:rPr>
                <w:sz w:val="20"/>
                <w:szCs w:val="20"/>
              </w:rPr>
            </w:pPr>
            <w:r w:rsidDel="00000000" w:rsidR="00000000" w:rsidRPr="00000000">
              <w:rPr>
                <w:sz w:val="20"/>
                <w:szCs w:val="20"/>
                <w:rtl w:val="0"/>
              </w:rPr>
              <w:t xml:space="preserve">4 years</w:t>
            </w:r>
          </w:p>
        </w:tc>
        <w:tc>
          <w:tcPr>
            <w:gridSpan w:val="2"/>
          </w:tcPr>
          <w:p w:rsidR="00000000" w:rsidDel="00000000" w:rsidP="00000000" w:rsidRDefault="00000000" w:rsidRPr="00000000" w14:paraId="00000058">
            <w:pPr>
              <w:ind w:firstLine="0"/>
              <w:rPr>
                <w:sz w:val="20"/>
                <w:szCs w:val="20"/>
              </w:rPr>
            </w:pPr>
            <w:r w:rsidDel="00000000" w:rsidR="00000000" w:rsidRPr="00000000">
              <w:rPr>
                <w:sz w:val="20"/>
                <w:szCs w:val="20"/>
                <w:rtl w:val="0"/>
              </w:rPr>
              <w:t xml:space="preserve">Other/missing</w:t>
            </w:r>
          </w:p>
        </w:tc>
        <w:tc>
          <w:tcPr/>
          <w:p w:rsidR="00000000" w:rsidDel="00000000" w:rsidP="00000000" w:rsidRDefault="00000000" w:rsidRPr="00000000" w14:paraId="0000005A">
            <w:pPr>
              <w:ind w:firstLine="0"/>
              <w:rPr>
                <w:sz w:val="20"/>
                <w:szCs w:val="20"/>
              </w:rPr>
            </w:pPr>
            <w:r w:rsidDel="00000000" w:rsidR="00000000" w:rsidRPr="00000000">
              <w:rPr>
                <w:rtl w:val="0"/>
              </w:rPr>
            </w:r>
          </w:p>
        </w:tc>
      </w:tr>
      <w:tr>
        <w:trPr>
          <w:cantSplit w:val="0"/>
          <w:trHeight w:val="383" w:hRule="atLeast"/>
          <w:tblHeader w:val="0"/>
        </w:trPr>
        <w:tc>
          <w:tcPr>
            <w:vMerge w:val="continue"/>
            <w:tcBorders>
              <w:bottom w:color="000000" w:space="0" w:sz="4" w:val="single"/>
            </w:tcBorders>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5C">
            <w:pPr>
              <w:ind w:firstLine="0"/>
              <w:rPr>
                <w:sz w:val="20"/>
                <w:szCs w:val="20"/>
              </w:rPr>
            </w:pPr>
            <w:r w:rsidDel="00000000" w:rsidR="00000000" w:rsidRPr="00000000">
              <w:rPr>
                <w:sz w:val="20"/>
                <w:szCs w:val="20"/>
                <w:rtl w:val="0"/>
              </w:rPr>
              <w:t xml:space="preserve">611 (72%)</w:t>
            </w:r>
          </w:p>
        </w:tc>
        <w:tc>
          <w:tcPr>
            <w:tcBorders>
              <w:bottom w:color="000000" w:space="0" w:sz="4" w:val="single"/>
            </w:tcBorders>
          </w:tcPr>
          <w:p w:rsidR="00000000" w:rsidDel="00000000" w:rsidP="00000000" w:rsidRDefault="00000000" w:rsidRPr="00000000" w14:paraId="0000005D">
            <w:pPr>
              <w:ind w:firstLine="0"/>
              <w:rPr>
                <w:sz w:val="20"/>
                <w:szCs w:val="20"/>
              </w:rPr>
            </w:pPr>
            <w:r w:rsidDel="00000000" w:rsidR="00000000" w:rsidRPr="00000000">
              <w:rPr>
                <w:sz w:val="20"/>
                <w:szCs w:val="20"/>
                <w:rtl w:val="0"/>
              </w:rPr>
              <w:t xml:space="preserve">237 (28%)</w:t>
            </w:r>
          </w:p>
        </w:tc>
        <w:tc>
          <w:tcPr>
            <w:gridSpan w:val="2"/>
            <w:tcBorders>
              <w:bottom w:color="000000" w:space="0" w:sz="4" w:val="single"/>
            </w:tcBorders>
          </w:tcPr>
          <w:p w:rsidR="00000000" w:rsidDel="00000000" w:rsidP="00000000" w:rsidRDefault="00000000" w:rsidRPr="00000000" w14:paraId="0000005E">
            <w:pPr>
              <w:ind w:firstLine="0"/>
              <w:rPr>
                <w:sz w:val="20"/>
                <w:szCs w:val="20"/>
              </w:rPr>
            </w:pPr>
            <w:r w:rsidDel="00000000" w:rsidR="00000000" w:rsidRPr="00000000">
              <w:rPr>
                <w:sz w:val="20"/>
                <w:szCs w:val="20"/>
                <w:rtl w:val="0"/>
              </w:rPr>
              <w:t xml:space="preserve">5 (&lt;1%)</w:t>
            </w:r>
          </w:p>
        </w:tc>
        <w:tc>
          <w:tcPr>
            <w:tcBorders>
              <w:bottom w:color="000000" w:space="0" w:sz="4" w:val="single"/>
            </w:tcBorders>
          </w:tcPr>
          <w:p w:rsidR="00000000" w:rsidDel="00000000" w:rsidP="00000000" w:rsidRDefault="00000000" w:rsidRPr="00000000" w14:paraId="00000060">
            <w:pPr>
              <w:ind w:firstLine="0"/>
              <w:rPr>
                <w:sz w:val="20"/>
                <w:szCs w:val="20"/>
              </w:rPr>
            </w:pPr>
            <w:r w:rsidDel="00000000" w:rsidR="00000000" w:rsidRPr="00000000">
              <w:rPr>
                <w:rtl w:val="0"/>
              </w:rPr>
            </w:r>
          </w:p>
        </w:tc>
      </w:tr>
    </w:tbl>
    <w:p w:rsidR="00000000" w:rsidDel="00000000" w:rsidP="00000000" w:rsidRDefault="00000000" w:rsidRPr="00000000" w14:paraId="00000061">
      <w:pPr>
        <w:ind w:firstLine="0"/>
        <w:rPr/>
      </w:pPr>
      <w:r w:rsidDel="00000000" w:rsidR="00000000" w:rsidRPr="00000000">
        <w:rPr>
          <w:rtl w:val="0"/>
        </w:rPr>
      </w:r>
    </w:p>
    <w:p w:rsidR="00000000" w:rsidDel="00000000" w:rsidP="00000000" w:rsidRDefault="00000000" w:rsidRPr="00000000" w14:paraId="00000062">
      <w:pPr>
        <w:pStyle w:val="Heading3"/>
        <w:spacing w:line="480" w:lineRule="auto"/>
        <w:rPr/>
      </w:pPr>
      <w:r w:rsidDel="00000000" w:rsidR="00000000" w:rsidRPr="00000000">
        <w:rPr>
          <w:rtl w:val="0"/>
        </w:rPr>
        <w:t xml:space="preserve">Procedure</w:t>
      </w:r>
    </w:p>
    <w:p w:rsidR="00000000" w:rsidDel="00000000" w:rsidP="00000000" w:rsidRDefault="00000000" w:rsidRPr="00000000" w14:paraId="00000063">
      <w:pPr>
        <w:spacing w:line="480" w:lineRule="auto"/>
        <w:ind w:firstLine="0"/>
        <w:rPr/>
      </w:pPr>
      <w:r w:rsidDel="00000000" w:rsidR="00000000" w:rsidRPr="00000000">
        <w:rPr>
          <w:rtl w:val="0"/>
        </w:rPr>
        <w:t xml:space="preserve">This study received favourable ethical approval from [redacted for purpose of anonymous review]. All data collection was completed between January 1</w:t>
      </w:r>
      <w:r w:rsidDel="00000000" w:rsidR="00000000" w:rsidRPr="00000000">
        <w:rPr>
          <w:vertAlign w:val="superscript"/>
          <w:rtl w:val="0"/>
        </w:rPr>
        <w:t xml:space="preserve">st</w:t>
      </w:r>
      <w:r w:rsidDel="00000000" w:rsidR="00000000" w:rsidRPr="00000000">
        <w:rPr>
          <w:rtl w:val="0"/>
        </w:rPr>
        <w:t xml:space="preserve"> and July 31</w:t>
      </w:r>
      <w:r w:rsidDel="00000000" w:rsidR="00000000" w:rsidRPr="00000000">
        <w:rPr>
          <w:vertAlign w:val="superscript"/>
          <w:rtl w:val="0"/>
        </w:rPr>
        <w:t xml:space="preserve">st</w:t>
      </w:r>
      <w:r w:rsidDel="00000000" w:rsidR="00000000" w:rsidRPr="00000000">
        <w:rPr>
          <w:rtl w:val="0"/>
        </w:rPr>
        <w:t xml:space="preserve">, 2020. The main mode of participant recruitment was through university contacts. A recruitment email was sent to the undergraduate course directors at all universities that offer a British Psychological Society (BPS) accredited single honours psychology degree in the UK (</w:t>
      </w:r>
      <w:hyperlink r:id="rId11">
        <w:r w:rsidDel="00000000" w:rsidR="00000000" w:rsidRPr="00000000">
          <w:rPr>
            <w:color w:val="0000ff"/>
            <w:u w:val="single"/>
            <w:rtl w:val="0"/>
          </w:rPr>
          <w:t xml:space="preserve">https://www.bps.org.uk/public/become-psychologist/accredited-courses</w:t>
        </w:r>
      </w:hyperlink>
      <w:r w:rsidDel="00000000" w:rsidR="00000000" w:rsidRPr="00000000">
        <w:rPr>
          <w:color w:val="0000ff"/>
          <w:u w:val="single"/>
          <w:rtl w:val="0"/>
        </w:rPr>
        <w:t xml:space="preserve">). </w:t>
      </w:r>
      <w:r w:rsidDel="00000000" w:rsidR="00000000" w:rsidRPr="00000000">
        <w:rPr>
          <w:rtl w:val="0"/>
        </w:rPr>
        <w:t xml:space="preserve">The course directors were asked to forward the study information to their undergraduate cohorts. The study was also advertised through social media (Twitter and Facebook) and, for some universities, through the research recruitment platform Sona. Participants completed the study using the online Qualtrics platform. Each participant completed: a) an online consent form confirming they were over 18 years-old and currently studying for an undergraduate psychology degree in the UK; b) a series of demographic questions measuring gender, university attended, year of study and prior psychology education and: c) the STORM questionnaire on open research that was designed for this study. Following the completion of the study, participants were directed towards another Qualtrics page where they were offered the opportunity to enter a prize draw to win a £20 voucher. </w:t>
      </w:r>
    </w:p>
    <w:p w:rsidR="00000000" w:rsidDel="00000000" w:rsidP="00000000" w:rsidRDefault="00000000" w:rsidRPr="00000000" w14:paraId="00000064">
      <w:pPr>
        <w:pStyle w:val="Heading3"/>
        <w:spacing w:line="480" w:lineRule="auto"/>
        <w:rPr/>
      </w:pPr>
      <w:r w:rsidDel="00000000" w:rsidR="00000000" w:rsidRPr="00000000">
        <w:rPr>
          <w:rtl w:val="0"/>
        </w:rPr>
        <w:t xml:space="preserve">STORM Questionnaire</w:t>
      </w:r>
    </w:p>
    <w:p w:rsidR="00000000" w:rsidDel="00000000" w:rsidP="00000000" w:rsidRDefault="00000000" w:rsidRPr="00000000" w14:paraId="00000065">
      <w:pPr>
        <w:spacing w:line="480" w:lineRule="auto"/>
        <w:ind w:firstLine="0"/>
        <w:rPr/>
      </w:pPr>
      <w:r w:rsidDel="00000000" w:rsidR="00000000" w:rsidRPr="00000000">
        <w:rPr>
          <w:rtl w:val="0"/>
        </w:rPr>
        <w:t xml:space="preserve">The Study of Open Research Methods (STORM) questionnaire was designed for use in this study. Full details of our Open Research Questionnaire are available on the Open Science Framework (</w:t>
      </w:r>
      <w:hyperlink r:id="rId12">
        <w:r w:rsidDel="00000000" w:rsidR="00000000" w:rsidRPr="00000000">
          <w:rPr>
            <w:color w:val="0000ff"/>
            <w:u w:val="single"/>
            <w:rtl w:val="0"/>
          </w:rPr>
          <w:t xml:space="preserve">https://osf.io/av4ky</w:t>
        </w:r>
      </w:hyperlink>
      <w:r w:rsidDel="00000000" w:rsidR="00000000" w:rsidRPr="00000000">
        <w:rPr>
          <w:rtl w:val="0"/>
        </w:rPr>
        <w:t xml:space="preserve">). The questionnaire was comprised of four scales assessing: contextual and situational perceptions, awareness, and experience of open research practices, and several categorical questions about replication and open research. The four scales assessed the same eight open research practices: open data, open materials/code, open access journals, study preregistration, print archiving/preprints, open educational materials, power analysis and replication studies. The first block of items assessed </w:t>
      </w:r>
      <w:r w:rsidDel="00000000" w:rsidR="00000000" w:rsidRPr="00000000">
        <w:rPr>
          <w:b w:val="1"/>
          <w:rtl w:val="0"/>
        </w:rPr>
        <w:t xml:space="preserve">conceptual perceptions</w:t>
      </w:r>
      <w:r w:rsidDel="00000000" w:rsidR="00000000" w:rsidRPr="00000000">
        <w:rPr>
          <w:rtl w:val="0"/>
        </w:rPr>
        <w:t xml:space="preserve"> of open research. Participants were required to indicate their level of agreement with a series of statements that were presented in a randomised order (response options: strongly agree, agree, no opinion, disagree, strongly disagree). The block included two items assessing each of the eight open research practices. Half of the items in the block were norms such that the response “strongly agree” reflected positive perceptions of open research (e.g., </w:t>
      </w:r>
      <w:r w:rsidDel="00000000" w:rsidR="00000000" w:rsidRPr="00000000">
        <w:rPr>
          <w:i w:val="1"/>
          <w:rtl w:val="0"/>
        </w:rPr>
        <w:t xml:space="preserve">Before they start to collect data, researchers should state their plans for the study in a time-stamped file online</w:t>
      </w:r>
      <w:r w:rsidDel="00000000" w:rsidR="00000000" w:rsidRPr="00000000">
        <w:rPr>
          <w:rtl w:val="0"/>
        </w:rPr>
        <w:t xml:space="preserve">). The other half of the items were counter-norms, and the response “strongly disagree” reflected positive perceptions of open research (e.g.,</w:t>
      </w:r>
      <w:r w:rsidDel="00000000" w:rsidR="00000000" w:rsidRPr="00000000">
        <w:rPr>
          <w:i w:val="1"/>
          <w:rtl w:val="0"/>
        </w:rPr>
        <w:t xml:space="preserve"> It is good research practice to keep testing participants until you find the result you are hoping for</w:t>
      </w:r>
      <w:r w:rsidDel="00000000" w:rsidR="00000000" w:rsidRPr="00000000">
        <w:rPr>
          <w:rtl w:val="0"/>
        </w:rPr>
        <w:t xml:space="preserve">).  The possible range of scores was -32 to 32. Reliability analysis demonstrated that this scale had a Cronbach Alpha value of 0.76 which is deemed acceptable. </w:t>
      </w:r>
    </w:p>
    <w:p w:rsidR="00000000" w:rsidDel="00000000" w:rsidP="00000000" w:rsidRDefault="00000000" w:rsidRPr="00000000" w14:paraId="00000066">
      <w:pPr>
        <w:spacing w:line="480" w:lineRule="auto"/>
        <w:rPr/>
      </w:pPr>
      <w:r w:rsidDel="00000000" w:rsidR="00000000" w:rsidRPr="00000000">
        <w:rPr>
          <w:rtl w:val="0"/>
        </w:rPr>
        <w:t xml:space="preserve">In the next block of items participants were asked to tick which of the listed open research practices they had ‘heard of’ and ‘done/used’. These questions were used to assess </w:t>
      </w:r>
      <w:r w:rsidDel="00000000" w:rsidR="00000000" w:rsidRPr="00000000">
        <w:rPr>
          <w:b w:val="1"/>
          <w:rtl w:val="0"/>
        </w:rPr>
        <w:t xml:space="preserve">awareness</w:t>
      </w:r>
      <w:r w:rsidDel="00000000" w:rsidR="00000000" w:rsidRPr="00000000">
        <w:rPr>
          <w:rtl w:val="0"/>
        </w:rPr>
        <w:t xml:space="preserve"> and </w:t>
      </w:r>
      <w:r w:rsidDel="00000000" w:rsidR="00000000" w:rsidRPr="00000000">
        <w:rPr>
          <w:b w:val="1"/>
          <w:rtl w:val="0"/>
        </w:rPr>
        <w:t xml:space="preserve">experience</w:t>
      </w:r>
      <w:r w:rsidDel="00000000" w:rsidR="00000000" w:rsidRPr="00000000">
        <w:rPr>
          <w:rtl w:val="0"/>
        </w:rPr>
        <w:t xml:space="preserve"> of open research practices respectively. The possible range of scores on these measures was 0-8. These scales had Cronbach Alpha values of 0.68 and 0.61, which are at a questionable level for questionnaire measures (further detail below). The final block of questions assessed </w:t>
      </w:r>
      <w:r w:rsidDel="00000000" w:rsidR="00000000" w:rsidRPr="00000000">
        <w:rPr>
          <w:b w:val="1"/>
          <w:rtl w:val="0"/>
        </w:rPr>
        <w:t xml:space="preserve">situational perceptions</w:t>
      </w:r>
      <w:r w:rsidDel="00000000" w:rsidR="00000000" w:rsidRPr="00000000">
        <w:rPr>
          <w:rtl w:val="0"/>
        </w:rPr>
        <w:t xml:space="preserve"> of open research practices. The block contained four vignettes (for an example see Figure 1). Each vignette presented a research scenario relating to two of the eight open research practices. For each scenario, participants were presented with two statements and were asked to select to what degree they agreed with the statements (Response options: strongly disagree, disagree, have no opinion, agree, strongly agree). The statements were counterbalanced with equal numbers of statements </w:t>
      </w:r>
      <w:r w:rsidDel="00000000" w:rsidR="00000000" w:rsidRPr="00000000">
        <w:rPr>
          <w:i w:val="1"/>
          <w:rtl w:val="0"/>
        </w:rPr>
        <w:t xml:space="preserve">for</w:t>
      </w:r>
      <w:r w:rsidDel="00000000" w:rsidR="00000000" w:rsidRPr="00000000">
        <w:rPr>
          <w:rtl w:val="0"/>
        </w:rPr>
        <w:t xml:space="preserve"> and </w:t>
      </w:r>
      <w:r w:rsidDel="00000000" w:rsidR="00000000" w:rsidRPr="00000000">
        <w:rPr>
          <w:i w:val="1"/>
          <w:rtl w:val="0"/>
        </w:rPr>
        <w:t xml:space="preserve">against </w:t>
      </w:r>
      <w:r w:rsidDel="00000000" w:rsidR="00000000" w:rsidRPr="00000000">
        <w:rPr>
          <w:rtl w:val="0"/>
        </w:rPr>
        <w:t xml:space="preserve">open research practices, i.e., positive or negative situational perceptions. The possible range of scores was 0-32. The Cronbach alpha value for this measure was 0.59 which is low. Although the reliability for some of the measures was lower than desirable, the decision was taken to retain all items across all scales. The questionnaires were designed with a clear theoretical rationale, i.e., to assess specific open research practices within each scale. Therefore, it is not particularly surprising that there is some inconsistency in reliability within the scales as the open research practices are themselves distinct/different entities. By extension there is not a sensible rationale for removing some items as that would limit/alter the range of open research practices assessed by each scale.  </w:t>
      </w:r>
    </w:p>
    <w:p w:rsidR="00000000" w:rsidDel="00000000" w:rsidP="00000000" w:rsidRDefault="00000000" w:rsidRPr="00000000" w14:paraId="00000067">
      <w:pPr>
        <w:spacing w:line="480" w:lineRule="auto"/>
        <w:ind w:firstLine="0"/>
        <w:jc w:val="center"/>
        <w:rPr>
          <w:b w:val="1"/>
        </w:rPr>
      </w:pPr>
      <w:r w:rsidDel="00000000" w:rsidR="00000000" w:rsidRPr="00000000">
        <w:rPr>
          <w:b w:val="1"/>
          <w:rtl w:val="0"/>
        </w:rPr>
        <w:t xml:space="preserve">INSERT FIGURE 1 HERE</w:t>
      </w:r>
    </w:p>
    <w:p w:rsidR="00000000" w:rsidDel="00000000" w:rsidP="00000000" w:rsidRDefault="00000000" w:rsidRPr="00000000" w14:paraId="00000068">
      <w:pPr>
        <w:spacing w:line="480" w:lineRule="auto"/>
        <w:ind w:firstLine="0"/>
        <w:rPr>
          <w:b w:val="1"/>
          <w:i w:val="1"/>
        </w:rPr>
      </w:pPr>
      <w:r w:rsidDel="00000000" w:rsidR="00000000" w:rsidRPr="00000000">
        <w:rPr>
          <w:b w:val="1"/>
          <w:i w:val="1"/>
          <w:rtl w:val="0"/>
        </w:rPr>
        <w:t xml:space="preserve">Figure 1:</w:t>
      </w:r>
    </w:p>
    <w:p w:rsidR="00000000" w:rsidDel="00000000" w:rsidP="00000000" w:rsidRDefault="00000000" w:rsidRPr="00000000" w14:paraId="00000069">
      <w:pPr>
        <w:spacing w:line="480" w:lineRule="auto"/>
        <w:ind w:firstLine="0"/>
        <w:rPr/>
      </w:pPr>
      <w:r w:rsidDel="00000000" w:rsidR="00000000" w:rsidRPr="00000000">
        <w:rPr>
          <w:i w:val="1"/>
          <w:rtl w:val="0"/>
        </w:rPr>
        <w:t xml:space="preserve"> </w:t>
      </w:r>
      <w:r w:rsidDel="00000000" w:rsidR="00000000" w:rsidRPr="00000000">
        <w:rPr>
          <w:rtl w:val="0"/>
        </w:rPr>
        <w:t xml:space="preserve">Sample vignette and accompanying statements used to assess situational perceptions of open research practices.</w:t>
      </w:r>
    </w:p>
    <w:p w:rsidR="00000000" w:rsidDel="00000000" w:rsidP="00000000" w:rsidRDefault="00000000" w:rsidRPr="00000000" w14:paraId="0000006A">
      <w:pPr>
        <w:spacing w:line="480" w:lineRule="auto"/>
        <w:ind w:firstLine="0"/>
        <w:rPr/>
      </w:pPr>
      <w:r w:rsidDel="00000000" w:rsidR="00000000" w:rsidRPr="00000000">
        <w:rPr>
          <w:rtl w:val="0"/>
        </w:rPr>
      </w:r>
    </w:p>
    <w:p w:rsidR="00000000" w:rsidDel="00000000" w:rsidP="00000000" w:rsidRDefault="00000000" w:rsidRPr="00000000" w14:paraId="0000006B">
      <w:pPr>
        <w:spacing w:line="480" w:lineRule="auto"/>
        <w:rPr/>
      </w:pPr>
      <w:r w:rsidDel="00000000" w:rsidR="00000000" w:rsidRPr="00000000">
        <w:rPr>
          <w:rtl w:val="0"/>
        </w:rPr>
        <w:t xml:space="preserve">To end, participants were asked had they heard of the replication/reproducibility crisis (Yes/No), if they could explain/describe what the replication/reproducibility crisis is (free text response), if they could explain what open research is to another student (Yes/No), if they learnt about the replication/reproducibility crisis (Yes/No) or open research (Yes/No) on their university course, and finally, whether they believed the issues raised around open Research in the questionnaire were applicable to undergraduate students (Yes/No). </w:t>
      </w:r>
    </w:p>
    <w:p w:rsidR="00000000" w:rsidDel="00000000" w:rsidP="00000000" w:rsidRDefault="00000000" w:rsidRPr="00000000" w14:paraId="0000006C">
      <w:pPr>
        <w:pStyle w:val="Heading3"/>
        <w:spacing w:line="480" w:lineRule="auto"/>
        <w:rPr/>
      </w:pPr>
      <w:r w:rsidDel="00000000" w:rsidR="00000000" w:rsidRPr="00000000">
        <w:rPr>
          <w:rtl w:val="0"/>
        </w:rPr>
        <w:t xml:space="preserve">Analysis Plan</w:t>
      </w:r>
    </w:p>
    <w:p w:rsidR="00000000" w:rsidDel="00000000" w:rsidP="00000000" w:rsidRDefault="00000000" w:rsidRPr="00000000" w14:paraId="0000006D">
      <w:pPr>
        <w:spacing w:line="480" w:lineRule="auto"/>
        <w:ind w:firstLine="0"/>
        <w:rPr/>
      </w:pPr>
      <w:bookmarkStart w:colFirst="0" w:colLast="0" w:name="_heading=h.1fob9te" w:id="2"/>
      <w:bookmarkEnd w:id="2"/>
      <w:r w:rsidDel="00000000" w:rsidR="00000000" w:rsidRPr="00000000">
        <w:rPr>
          <w:rtl w:val="0"/>
        </w:rPr>
        <w:t xml:space="preserve">The analysis plan was pre-registered and is available to view on the OSF (</w:t>
      </w:r>
      <w:hyperlink r:id="rId13">
        <w:r w:rsidDel="00000000" w:rsidR="00000000" w:rsidRPr="00000000">
          <w:rPr>
            <w:color w:val="0000ff"/>
            <w:u w:val="single"/>
            <w:rtl w:val="0"/>
          </w:rPr>
          <w:t xml:space="preserve">https://osf.io/s72kj</w:t>
        </w:r>
      </w:hyperlink>
      <w:r w:rsidDel="00000000" w:rsidR="00000000" w:rsidRPr="00000000">
        <w:rPr>
          <w:rtl w:val="0"/>
        </w:rPr>
        <w:t xml:space="preserve">) .There was one deviation to the pre-registration: responses of part time students (</w:t>
      </w:r>
      <w:r w:rsidDel="00000000" w:rsidR="00000000" w:rsidRPr="00000000">
        <w:rPr>
          <w:i w:val="1"/>
          <w:rtl w:val="0"/>
        </w:rPr>
        <w:t xml:space="preserve">n</w:t>
      </w:r>
      <w:r w:rsidDel="00000000" w:rsidR="00000000" w:rsidRPr="00000000">
        <w:rPr>
          <w:rtl w:val="0"/>
        </w:rPr>
        <w:t xml:space="preserve">= 36) were excluded from year group-based analysis as we did not anticipate how difficult it would be to align part time students with their full-time counterparts, and the decision was taken that part time students were not deemed to have the same subject knowledge as full time students. However, part time students were retained in all other analyses. There were four ordinal dependent variables (DVs): contextual perceptions of open research, situational perceptions of open research, awareness of open research, and experience of open research. Full details on how these measures were generated can be found in our pre-registration on the OSF. Note that in the pre-registration situational perceptions are referred to as </w:t>
      </w:r>
      <w:r w:rsidDel="00000000" w:rsidR="00000000" w:rsidRPr="00000000">
        <w:rPr>
          <w:i w:val="1"/>
          <w:rtl w:val="0"/>
        </w:rPr>
        <w:t xml:space="preserve">knowledge</w:t>
      </w:r>
      <w:r w:rsidDel="00000000" w:rsidR="00000000" w:rsidRPr="00000000">
        <w:rPr>
          <w:rtl w:val="0"/>
        </w:rPr>
        <w:t xml:space="preserve">, and contextual perceptions are referred to as </w:t>
      </w:r>
      <w:r w:rsidDel="00000000" w:rsidR="00000000" w:rsidRPr="00000000">
        <w:rPr>
          <w:i w:val="1"/>
          <w:rtl w:val="0"/>
        </w:rPr>
        <w:t xml:space="preserve">perceptions</w:t>
      </w:r>
      <w:r w:rsidDel="00000000" w:rsidR="00000000" w:rsidRPr="00000000">
        <w:rPr>
          <w:rtl w:val="0"/>
        </w:rPr>
        <w:t xml:space="preserve">. Descriptive statistics, including figures, were provided for each item and scale. Following this, </w:t>
      </w:r>
      <w:r w:rsidDel="00000000" w:rsidR="00000000" w:rsidRPr="00000000">
        <w:rPr>
          <w:i w:val="1"/>
          <w:rtl w:val="0"/>
        </w:rPr>
        <w:t xml:space="preserve">t</w:t>
      </w:r>
      <w:r w:rsidDel="00000000" w:rsidR="00000000" w:rsidRPr="00000000">
        <w:rPr>
          <w:rtl w:val="0"/>
        </w:rPr>
        <w:t xml:space="preserve">-tests and ANOVAs were used to answer the primary research questions. </w:t>
      </w:r>
    </w:p>
    <w:p w:rsidR="00000000" w:rsidDel="00000000" w:rsidP="00000000" w:rsidRDefault="00000000" w:rsidRPr="00000000" w14:paraId="0000006E">
      <w:pPr>
        <w:spacing w:line="480" w:lineRule="auto"/>
        <w:rPr/>
      </w:pPr>
      <w:r w:rsidDel="00000000" w:rsidR="00000000" w:rsidRPr="00000000">
        <w:rPr>
          <w:rtl w:val="0"/>
        </w:rPr>
        <w:t xml:space="preserve">The only free text question that required coding was “</w:t>
      </w:r>
      <w:r w:rsidDel="00000000" w:rsidR="00000000" w:rsidRPr="00000000">
        <w:rPr>
          <w:i w:val="1"/>
          <w:rtl w:val="0"/>
        </w:rPr>
        <w:t xml:space="preserve">What do you think “the replication / reproducibility crisis” is?</w:t>
      </w:r>
      <w:r w:rsidDel="00000000" w:rsidR="00000000" w:rsidRPr="00000000">
        <w:rPr>
          <w:rtl w:val="0"/>
        </w:rPr>
        <w:t xml:space="preserve">”. We used the FORRT glossary [22] definition of the reproducibility/replicability/replication crisis as a starting point for our coding scheme: “</w:t>
      </w:r>
      <w:r w:rsidDel="00000000" w:rsidR="00000000" w:rsidRPr="00000000">
        <w:rPr>
          <w:i w:val="1"/>
          <w:rtl w:val="0"/>
        </w:rPr>
        <w:t xml:space="preserve">The finding, and related shift in academic culture and thinking, that a large proportion of scientific studies published across disciplines do not replicate (e.g., [34]). This is considered to be due to a lack of quality and integrity of research and publication practices, such as publication bias, QRPs and a lack of transparency, leading to an inflated rate of false positive results. Others have described this process as a ‘Credibility revolution’ towards improving these practices.</w:t>
      </w:r>
      <w:r w:rsidDel="00000000" w:rsidR="00000000" w:rsidRPr="00000000">
        <w:rPr>
          <w:rtl w:val="0"/>
        </w:rPr>
        <w:t xml:space="preserve">”. We dichotomously coded all participant responses as 0 (incorrect definition) or 1 (correct definition). Responses were coded as 0 unless they included reference to at least one of the following: [a large proportion of / some] studies published do not replicate/reproduce; results of replications are [inconsistent / smaller than original results / less significant]; publication bias; questionable research practices (e.g., p-hacking, HARKing); lack of transparency; inflated rate of false positive results. All responses were dual coded and the inter-rater reliability between the two coders was 100%.  </w:t>
      </w:r>
    </w:p>
    <w:p w:rsidR="00000000" w:rsidDel="00000000" w:rsidP="00000000" w:rsidRDefault="00000000" w:rsidRPr="00000000" w14:paraId="0000006F">
      <w:pPr>
        <w:pStyle w:val="Heading2"/>
        <w:spacing w:line="480" w:lineRule="auto"/>
        <w:rPr/>
      </w:pPr>
      <w:r w:rsidDel="00000000" w:rsidR="00000000" w:rsidRPr="00000000">
        <w:rPr>
          <w:rtl w:val="0"/>
        </w:rPr>
        <w:t xml:space="preserve">Results </w:t>
      </w:r>
    </w:p>
    <w:p w:rsidR="00000000" w:rsidDel="00000000" w:rsidP="00000000" w:rsidRDefault="00000000" w:rsidRPr="00000000" w14:paraId="00000070">
      <w:pPr>
        <w:pStyle w:val="Heading3"/>
        <w:spacing w:line="480" w:lineRule="auto"/>
        <w:rPr/>
      </w:pPr>
      <w:r w:rsidDel="00000000" w:rsidR="00000000" w:rsidRPr="00000000">
        <w:rPr>
          <w:rtl w:val="0"/>
        </w:rPr>
        <w:t xml:space="preserve">Differences across Academic Year Groups</w:t>
      </w:r>
    </w:p>
    <w:p w:rsidR="00000000" w:rsidDel="00000000" w:rsidP="00000000" w:rsidRDefault="00000000" w:rsidRPr="00000000" w14:paraId="00000071">
      <w:pPr>
        <w:spacing w:line="480" w:lineRule="auto"/>
        <w:ind w:firstLine="0"/>
        <w:rPr/>
      </w:pPr>
      <w:r w:rsidDel="00000000" w:rsidR="00000000" w:rsidRPr="00000000">
        <w:rPr>
          <w:rtl w:val="0"/>
        </w:rPr>
        <w:t xml:space="preserve">Analyses of Variances (ANOVAs) were completed for all ordinal DVs with year group (Year 1, Year 2, placement year, final year) as an independent variable (see Figure 2; and exact means ± sd’s in appendix). No significant effects of year group were reported for undergraduates’ contextual perceptions of open research, </w:t>
      </w:r>
      <w:r w:rsidDel="00000000" w:rsidR="00000000" w:rsidRPr="00000000">
        <w:rPr>
          <w:i w:val="1"/>
          <w:rtl w:val="0"/>
        </w:rPr>
        <w:t xml:space="preserve">F</w:t>
      </w:r>
      <w:r w:rsidDel="00000000" w:rsidR="00000000" w:rsidRPr="00000000">
        <w:rPr>
          <w:rtl w:val="0"/>
        </w:rPr>
        <w:t xml:space="preserve">(3,841) = 2.41, </w:t>
      </w:r>
      <w:r w:rsidDel="00000000" w:rsidR="00000000" w:rsidRPr="00000000">
        <w:rPr>
          <w:i w:val="1"/>
          <w:rtl w:val="0"/>
        </w:rPr>
        <w:t xml:space="preserve">p</w:t>
      </w:r>
      <w:r w:rsidDel="00000000" w:rsidR="00000000" w:rsidRPr="00000000">
        <w:rPr>
          <w:rtl w:val="0"/>
        </w:rPr>
        <w:t xml:space="preserve"> = .064, η</w:t>
      </w:r>
      <w:r w:rsidDel="00000000" w:rsidR="00000000" w:rsidRPr="00000000">
        <w:rPr>
          <w:vertAlign w:val="subscript"/>
          <w:rtl w:val="0"/>
        </w:rPr>
        <w:t xml:space="preserve">p</w:t>
      </w:r>
      <w:r w:rsidDel="00000000" w:rsidR="00000000" w:rsidRPr="00000000">
        <w:rPr>
          <w:vertAlign w:val="superscript"/>
          <w:rtl w:val="0"/>
        </w:rPr>
        <w:t xml:space="preserve">2</w:t>
      </w:r>
      <w:r w:rsidDel="00000000" w:rsidR="00000000" w:rsidRPr="00000000">
        <w:rPr>
          <w:rtl w:val="0"/>
        </w:rPr>
        <w:t xml:space="preserve"> = .008; awareness of open research, </w:t>
      </w:r>
      <w:r w:rsidDel="00000000" w:rsidR="00000000" w:rsidRPr="00000000">
        <w:rPr>
          <w:i w:val="1"/>
          <w:rtl w:val="0"/>
        </w:rPr>
        <w:t xml:space="preserve">F</w:t>
      </w:r>
      <w:r w:rsidDel="00000000" w:rsidR="00000000" w:rsidRPr="00000000">
        <w:rPr>
          <w:rtl w:val="0"/>
        </w:rPr>
        <w:t xml:space="preserve">(3,848) = 0.791, </w:t>
      </w:r>
      <w:r w:rsidDel="00000000" w:rsidR="00000000" w:rsidRPr="00000000">
        <w:rPr>
          <w:i w:val="1"/>
          <w:rtl w:val="0"/>
        </w:rPr>
        <w:t xml:space="preserve">p</w:t>
      </w:r>
      <w:r w:rsidDel="00000000" w:rsidR="00000000" w:rsidRPr="00000000">
        <w:rPr>
          <w:rtl w:val="0"/>
        </w:rPr>
        <w:t xml:space="preserve"> = .498, η</w:t>
      </w:r>
      <w:r w:rsidDel="00000000" w:rsidR="00000000" w:rsidRPr="00000000">
        <w:rPr>
          <w:vertAlign w:val="subscript"/>
          <w:rtl w:val="0"/>
        </w:rPr>
        <w:t xml:space="preserve">p</w:t>
      </w:r>
      <w:r w:rsidDel="00000000" w:rsidR="00000000" w:rsidRPr="00000000">
        <w:rPr>
          <w:vertAlign w:val="superscript"/>
          <w:rtl w:val="0"/>
        </w:rPr>
        <w:t xml:space="preserve">2</w:t>
      </w:r>
      <w:r w:rsidDel="00000000" w:rsidR="00000000" w:rsidRPr="00000000">
        <w:rPr>
          <w:rtl w:val="0"/>
        </w:rPr>
        <w:t xml:space="preserve"> = 0.003; or situational perceptions of open research, </w:t>
      </w:r>
      <w:r w:rsidDel="00000000" w:rsidR="00000000" w:rsidRPr="00000000">
        <w:rPr>
          <w:i w:val="1"/>
          <w:rtl w:val="0"/>
        </w:rPr>
        <w:t xml:space="preserve">F</w:t>
      </w:r>
      <w:r w:rsidDel="00000000" w:rsidR="00000000" w:rsidRPr="00000000">
        <w:rPr>
          <w:rtl w:val="0"/>
        </w:rPr>
        <w:t xml:space="preserve">(3,806) = 2.58, </w:t>
      </w:r>
      <w:r w:rsidDel="00000000" w:rsidR="00000000" w:rsidRPr="00000000">
        <w:rPr>
          <w:i w:val="1"/>
          <w:rtl w:val="0"/>
        </w:rPr>
        <w:t xml:space="preserve">p</w:t>
      </w:r>
      <w:r w:rsidDel="00000000" w:rsidR="00000000" w:rsidRPr="00000000">
        <w:rPr>
          <w:rtl w:val="0"/>
        </w:rPr>
        <w:t xml:space="preserve"> = .052 , η</w:t>
      </w:r>
      <w:r w:rsidDel="00000000" w:rsidR="00000000" w:rsidRPr="00000000">
        <w:rPr>
          <w:vertAlign w:val="subscript"/>
          <w:rtl w:val="0"/>
        </w:rPr>
        <w:t xml:space="preserve">p</w:t>
      </w:r>
      <w:r w:rsidDel="00000000" w:rsidR="00000000" w:rsidRPr="00000000">
        <w:rPr>
          <w:vertAlign w:val="superscript"/>
          <w:rtl w:val="0"/>
        </w:rPr>
        <w:t xml:space="preserve">2</w:t>
      </w:r>
      <w:r w:rsidDel="00000000" w:rsidR="00000000" w:rsidRPr="00000000">
        <w:rPr>
          <w:rtl w:val="0"/>
        </w:rPr>
        <w:t xml:space="preserve"> =  0.010. However, there was a significant difference across year groups for experience of open research, </w:t>
      </w:r>
      <w:r w:rsidDel="00000000" w:rsidR="00000000" w:rsidRPr="00000000">
        <w:rPr>
          <w:i w:val="1"/>
          <w:rtl w:val="0"/>
        </w:rPr>
        <w:t xml:space="preserve">F </w:t>
      </w:r>
      <w:r w:rsidDel="00000000" w:rsidR="00000000" w:rsidRPr="00000000">
        <w:rPr>
          <w:rtl w:val="0"/>
        </w:rPr>
        <w:t xml:space="preserve">(3,848) = 3.53, </w:t>
      </w:r>
      <w:r w:rsidDel="00000000" w:rsidR="00000000" w:rsidRPr="00000000">
        <w:rPr>
          <w:i w:val="1"/>
          <w:rtl w:val="0"/>
        </w:rPr>
        <w:t xml:space="preserve">p</w:t>
      </w:r>
      <w:r w:rsidDel="00000000" w:rsidR="00000000" w:rsidRPr="00000000">
        <w:rPr>
          <w:rtl w:val="0"/>
        </w:rPr>
        <w:t xml:space="preserve"> = .015, η</w:t>
      </w:r>
      <w:r w:rsidDel="00000000" w:rsidR="00000000" w:rsidRPr="00000000">
        <w:rPr>
          <w:vertAlign w:val="subscript"/>
          <w:rtl w:val="0"/>
        </w:rPr>
        <w:t xml:space="preserve">p</w:t>
      </w:r>
      <w:r w:rsidDel="00000000" w:rsidR="00000000" w:rsidRPr="00000000">
        <w:rPr>
          <w:vertAlign w:val="superscript"/>
          <w:rtl w:val="0"/>
        </w:rPr>
        <w:t xml:space="preserve">2</w:t>
      </w:r>
      <w:r w:rsidDel="00000000" w:rsidR="00000000" w:rsidRPr="00000000">
        <w:rPr>
          <w:rtl w:val="0"/>
        </w:rPr>
        <w:t xml:space="preserve"> = 0.012. Follow-up </w:t>
      </w:r>
      <w:r w:rsidDel="00000000" w:rsidR="00000000" w:rsidRPr="00000000">
        <w:rPr>
          <w:i w:val="1"/>
          <w:rtl w:val="0"/>
        </w:rPr>
        <w:t xml:space="preserve">t</w:t>
      </w:r>
      <w:r w:rsidDel="00000000" w:rsidR="00000000" w:rsidRPr="00000000">
        <w:rPr>
          <w:rtl w:val="0"/>
        </w:rPr>
        <w:t xml:space="preserve">-tests found that the only significant difference was significantly higher experience in Year 2 compared to Year 1 (</w:t>
      </w:r>
      <w:r w:rsidDel="00000000" w:rsidR="00000000" w:rsidRPr="00000000">
        <w:rPr>
          <w:i w:val="1"/>
          <w:rtl w:val="0"/>
        </w:rPr>
        <w:t xml:space="preserve">p</w:t>
      </w:r>
      <w:r w:rsidDel="00000000" w:rsidR="00000000" w:rsidRPr="00000000">
        <w:rPr>
          <w:rtl w:val="0"/>
        </w:rPr>
        <w:t xml:space="preserve">=.018). </w:t>
      </w:r>
    </w:p>
    <w:p w:rsidR="00000000" w:rsidDel="00000000" w:rsidP="00000000" w:rsidRDefault="00000000" w:rsidRPr="00000000" w14:paraId="00000072">
      <w:pPr>
        <w:spacing w:line="480" w:lineRule="auto"/>
        <w:rPr/>
      </w:pPr>
      <w:r w:rsidDel="00000000" w:rsidR="00000000" w:rsidRPr="00000000">
        <w:rPr>
          <w:rtl w:val="0"/>
        </w:rPr>
        <w:t xml:space="preserve">For categorical DV’s, chi-squared analyses were completed with categorical responses (Yes, No) and academic year group (Year 1, Year 2, placement year, final year) as the independent variables. There was a significant difference in undergraduates’ awareness of the replication/reproducibility crisis across year groups, </w:t>
      </w:r>
      <w:r w:rsidDel="00000000" w:rsidR="00000000" w:rsidRPr="00000000">
        <w:rPr>
          <w:i w:val="1"/>
          <w:rtl w:val="0"/>
        </w:rPr>
        <w:t xml:space="preserve">X</w:t>
      </w:r>
      <w:r w:rsidDel="00000000" w:rsidR="00000000" w:rsidRPr="00000000">
        <w:rPr>
          <w:i w:val="1"/>
          <w:vertAlign w:val="superscript"/>
          <w:rtl w:val="0"/>
        </w:rPr>
        <w:t xml:space="preserve">2</w:t>
      </w:r>
      <w:r w:rsidDel="00000000" w:rsidR="00000000" w:rsidRPr="00000000">
        <w:rPr>
          <w:rtl w:val="0"/>
        </w:rPr>
        <w:t xml:space="preserve"> (3, N=810) = 20.57, </w:t>
      </w:r>
      <w:r w:rsidDel="00000000" w:rsidR="00000000" w:rsidRPr="00000000">
        <w:rPr>
          <w:i w:val="1"/>
          <w:rtl w:val="0"/>
        </w:rPr>
        <w:t xml:space="preserve">p</w:t>
      </w:r>
      <w:r w:rsidDel="00000000" w:rsidR="00000000" w:rsidRPr="00000000">
        <w:rPr>
          <w:rtl w:val="0"/>
        </w:rPr>
        <w:t xml:space="preserve"> &lt; .001, with increasing awareness as students progressed through the undergraduate degree (see Table 2). The year groups also differed in whether they had learnt about the replication/reproducibility crisis</w:t>
      </w:r>
      <w:r w:rsidDel="00000000" w:rsidR="00000000" w:rsidRPr="00000000">
        <w:rPr>
          <w:b w:val="1"/>
          <w:rtl w:val="0"/>
        </w:rPr>
        <w:t xml:space="preserve">,</w:t>
      </w:r>
      <w:r w:rsidDel="00000000" w:rsidR="00000000" w:rsidRPr="00000000">
        <w:rPr>
          <w:rtl w:val="0"/>
        </w:rPr>
        <w:t xml:space="preserve"> </w:t>
      </w:r>
      <w:r w:rsidDel="00000000" w:rsidR="00000000" w:rsidRPr="00000000">
        <w:rPr>
          <w:i w:val="1"/>
          <w:rtl w:val="0"/>
        </w:rPr>
        <w:t xml:space="preserve">X</w:t>
      </w:r>
      <w:r w:rsidDel="00000000" w:rsidR="00000000" w:rsidRPr="00000000">
        <w:rPr>
          <w:i w:val="1"/>
          <w:vertAlign w:val="superscript"/>
          <w:rtl w:val="0"/>
        </w:rPr>
        <w:t xml:space="preserve">2</w:t>
      </w:r>
      <w:r w:rsidDel="00000000" w:rsidR="00000000" w:rsidRPr="00000000">
        <w:rPr>
          <w:rtl w:val="0"/>
        </w:rPr>
        <w:t xml:space="preserve"> (3, N=493) = 1608, </w:t>
      </w:r>
      <w:r w:rsidDel="00000000" w:rsidR="00000000" w:rsidRPr="00000000">
        <w:rPr>
          <w:i w:val="1"/>
          <w:rtl w:val="0"/>
        </w:rPr>
        <w:t xml:space="preserve">p &lt; .</w:t>
      </w:r>
      <w:r w:rsidDel="00000000" w:rsidR="00000000" w:rsidRPr="00000000">
        <w:rPr>
          <w:rtl w:val="0"/>
        </w:rPr>
        <w:t xml:space="preserve">001, and whether they had learnt about open research/open science, </w:t>
      </w:r>
      <w:r w:rsidDel="00000000" w:rsidR="00000000" w:rsidRPr="00000000">
        <w:rPr>
          <w:i w:val="1"/>
          <w:rtl w:val="0"/>
        </w:rPr>
        <w:t xml:space="preserve">X</w:t>
      </w:r>
      <w:r w:rsidDel="00000000" w:rsidR="00000000" w:rsidRPr="00000000">
        <w:rPr>
          <w:i w:val="1"/>
          <w:vertAlign w:val="superscript"/>
          <w:rtl w:val="0"/>
        </w:rPr>
        <w:t xml:space="preserve">2</w:t>
      </w:r>
      <w:r w:rsidDel="00000000" w:rsidR="00000000" w:rsidRPr="00000000">
        <w:rPr>
          <w:rtl w:val="0"/>
        </w:rPr>
        <w:t xml:space="preserve"> (3, N=804) = 14.92, </w:t>
      </w:r>
      <w:r w:rsidDel="00000000" w:rsidR="00000000" w:rsidRPr="00000000">
        <w:rPr>
          <w:i w:val="1"/>
          <w:rtl w:val="0"/>
        </w:rPr>
        <w:t xml:space="preserve">p</w:t>
      </w:r>
      <w:r w:rsidDel="00000000" w:rsidR="00000000" w:rsidRPr="00000000">
        <w:rPr>
          <w:rtl w:val="0"/>
        </w:rPr>
        <w:t xml:space="preserve"> = .002, on their university course (see trends in Table 2). On the other hand, there was no significant effect of year group on whether undergraduates could explain open research/open science to another student, </w:t>
      </w:r>
      <w:r w:rsidDel="00000000" w:rsidR="00000000" w:rsidRPr="00000000">
        <w:rPr>
          <w:i w:val="1"/>
          <w:rtl w:val="0"/>
        </w:rPr>
        <w:t xml:space="preserve">X</w:t>
      </w:r>
      <w:r w:rsidDel="00000000" w:rsidR="00000000" w:rsidRPr="00000000">
        <w:rPr>
          <w:i w:val="1"/>
          <w:vertAlign w:val="superscript"/>
          <w:rtl w:val="0"/>
        </w:rPr>
        <w:t xml:space="preserve">2</w:t>
      </w:r>
      <w:r w:rsidDel="00000000" w:rsidR="00000000" w:rsidRPr="00000000">
        <w:rPr>
          <w:rtl w:val="0"/>
        </w:rPr>
        <w:t xml:space="preserve"> (3, N=804) = 5.81, </w:t>
      </w:r>
      <w:r w:rsidDel="00000000" w:rsidR="00000000" w:rsidRPr="00000000">
        <w:rPr>
          <w:i w:val="1"/>
          <w:rtl w:val="0"/>
        </w:rPr>
        <w:t xml:space="preserve">p</w:t>
      </w:r>
      <w:r w:rsidDel="00000000" w:rsidR="00000000" w:rsidRPr="00000000">
        <w:rPr>
          <w:rtl w:val="0"/>
        </w:rPr>
        <w:t xml:space="preserve"> = .121, whether students believed that open science/reproducibility was applicable to them, </w:t>
      </w:r>
      <w:r w:rsidDel="00000000" w:rsidR="00000000" w:rsidRPr="00000000">
        <w:rPr>
          <w:i w:val="1"/>
          <w:rtl w:val="0"/>
        </w:rPr>
        <w:t xml:space="preserve">X</w:t>
      </w:r>
      <w:r w:rsidDel="00000000" w:rsidR="00000000" w:rsidRPr="00000000">
        <w:rPr>
          <w:i w:val="1"/>
          <w:vertAlign w:val="superscript"/>
          <w:rtl w:val="0"/>
        </w:rPr>
        <w:t xml:space="preserve">2</w:t>
      </w:r>
      <w:r w:rsidDel="00000000" w:rsidR="00000000" w:rsidRPr="00000000">
        <w:rPr>
          <w:rtl w:val="0"/>
        </w:rPr>
        <w:t xml:space="preserve"> (3, N=804) = 1.12, </w:t>
      </w:r>
      <w:r w:rsidDel="00000000" w:rsidR="00000000" w:rsidRPr="00000000">
        <w:rPr>
          <w:i w:val="1"/>
          <w:rtl w:val="0"/>
        </w:rPr>
        <w:t xml:space="preserve">p</w:t>
      </w:r>
      <w:r w:rsidDel="00000000" w:rsidR="00000000" w:rsidRPr="00000000">
        <w:rPr>
          <w:rtl w:val="0"/>
        </w:rPr>
        <w:t xml:space="preserve"> = .773, or whether they could accurately explain what the replication crisis was</w:t>
      </w:r>
      <w:r w:rsidDel="00000000" w:rsidR="00000000" w:rsidRPr="00000000">
        <w:rPr>
          <w:i w:val="1"/>
          <w:rtl w:val="0"/>
        </w:rPr>
        <w:t xml:space="preserve"> X</w:t>
      </w:r>
      <w:r w:rsidDel="00000000" w:rsidR="00000000" w:rsidRPr="00000000">
        <w:rPr>
          <w:i w:val="1"/>
          <w:vertAlign w:val="superscript"/>
          <w:rtl w:val="0"/>
        </w:rPr>
        <w:t xml:space="preserve">2</w:t>
      </w:r>
      <w:r w:rsidDel="00000000" w:rsidR="00000000" w:rsidRPr="00000000">
        <w:rPr>
          <w:rtl w:val="0"/>
        </w:rPr>
        <w:t xml:space="preserve"> (3, N=474) = 4.66, </w:t>
      </w:r>
      <w:r w:rsidDel="00000000" w:rsidR="00000000" w:rsidRPr="00000000">
        <w:rPr>
          <w:i w:val="1"/>
          <w:rtl w:val="0"/>
        </w:rPr>
        <w:t xml:space="preserve">p</w:t>
      </w:r>
      <w:r w:rsidDel="00000000" w:rsidR="00000000" w:rsidRPr="00000000">
        <w:rPr>
          <w:rtl w:val="0"/>
        </w:rPr>
        <w:t xml:space="preserve"> = .199.</w:t>
      </w:r>
    </w:p>
    <w:p w:rsidR="00000000" w:rsidDel="00000000" w:rsidP="00000000" w:rsidRDefault="00000000" w:rsidRPr="00000000" w14:paraId="00000073">
      <w:pPr>
        <w:spacing w:line="480" w:lineRule="auto"/>
        <w:ind w:firstLine="0"/>
        <w:jc w:val="center"/>
        <w:rPr>
          <w:b w:val="1"/>
        </w:rPr>
      </w:pPr>
      <w:r w:rsidDel="00000000" w:rsidR="00000000" w:rsidRPr="00000000">
        <w:rPr>
          <w:b w:val="1"/>
          <w:rtl w:val="0"/>
        </w:rPr>
        <w:t xml:space="preserve">INSERT FIGURE 2 HERE</w:t>
      </w:r>
    </w:p>
    <w:p w:rsidR="00000000" w:rsidDel="00000000" w:rsidP="00000000" w:rsidRDefault="00000000" w:rsidRPr="00000000" w14:paraId="00000074">
      <w:pPr>
        <w:spacing w:line="480" w:lineRule="auto"/>
        <w:ind w:firstLine="0"/>
        <w:rPr>
          <w:b w:val="1"/>
        </w:rPr>
      </w:pPr>
      <w:r w:rsidDel="00000000" w:rsidR="00000000" w:rsidRPr="00000000">
        <w:rPr>
          <w:b w:val="1"/>
          <w:rtl w:val="0"/>
        </w:rPr>
        <w:t xml:space="preserve">Figure 2</w:t>
      </w:r>
    </w:p>
    <w:p w:rsidR="00000000" w:rsidDel="00000000" w:rsidP="00000000" w:rsidRDefault="00000000" w:rsidRPr="00000000" w14:paraId="00000075">
      <w:pPr>
        <w:spacing w:line="480" w:lineRule="auto"/>
        <w:ind w:firstLine="0"/>
        <w:rPr>
          <w:i w:val="1"/>
        </w:rPr>
      </w:pPr>
      <w:r w:rsidDel="00000000" w:rsidR="00000000" w:rsidRPr="00000000">
        <w:rPr>
          <w:i w:val="1"/>
          <w:rtl w:val="0"/>
        </w:rPr>
        <w:t xml:space="preserve">Students’ understanding of open research across academic year groups including a) contextual perceptions, b) awareness, c) experience, and d) situational perceptions.</w:t>
      </w:r>
    </w:p>
    <w:p w:rsidR="00000000" w:rsidDel="00000000" w:rsidP="00000000" w:rsidRDefault="00000000" w:rsidRPr="00000000" w14:paraId="00000076">
      <w:pPr>
        <w:spacing w:line="480" w:lineRule="auto"/>
        <w:ind w:firstLine="0"/>
        <w:rPr/>
      </w:pPr>
      <w:r w:rsidDel="00000000" w:rsidR="00000000" w:rsidRPr="00000000">
        <w:rPr>
          <w:rtl w:val="0"/>
        </w:rPr>
        <w:t xml:space="preserve">Note: Higher scores indicate higher contextual perceptions (range -32 to +32), greater awareness (range 0 to 8), higher experience (range 0 to 8), and higher situational perceptions (0 to 32). These plots show median (indicated by dark vertical black line) and interquartile range (indicated by bounds of coloured box). </w:t>
      </w:r>
    </w:p>
    <w:p w:rsidR="00000000" w:rsidDel="00000000" w:rsidP="00000000" w:rsidRDefault="00000000" w:rsidRPr="00000000" w14:paraId="00000077">
      <w:pPr>
        <w:spacing w:line="480" w:lineRule="auto"/>
        <w:ind w:firstLine="0"/>
        <w:rPr/>
      </w:pPr>
      <w:r w:rsidDel="00000000" w:rsidR="00000000" w:rsidRPr="00000000">
        <w:rPr>
          <w:rtl w:val="0"/>
        </w:rPr>
      </w:r>
    </w:p>
    <w:p w:rsidR="00000000" w:rsidDel="00000000" w:rsidP="00000000" w:rsidRDefault="00000000" w:rsidRPr="00000000" w14:paraId="00000078">
      <w:pPr>
        <w:pStyle w:val="Heading3"/>
        <w:spacing w:line="480" w:lineRule="auto"/>
        <w:rPr/>
      </w:pPr>
      <w:r w:rsidDel="00000000" w:rsidR="00000000" w:rsidRPr="00000000">
        <w:rPr>
          <w:rtl w:val="0"/>
        </w:rPr>
        <w:t xml:space="preserve">Differences across university status (UKRN vs. Non-UKRN)</w:t>
      </w:r>
    </w:p>
    <w:p w:rsidR="00000000" w:rsidDel="00000000" w:rsidP="00000000" w:rsidRDefault="00000000" w:rsidRPr="00000000" w14:paraId="00000079">
      <w:pPr>
        <w:spacing w:line="480" w:lineRule="auto"/>
        <w:ind w:firstLine="0"/>
        <w:rPr/>
      </w:pPr>
      <w:r w:rsidDel="00000000" w:rsidR="00000000" w:rsidRPr="00000000">
        <w:rPr>
          <w:rtl w:val="0"/>
        </w:rPr>
        <w:t xml:space="preserve">Independent T-tests were completed for all ordinal DVs with university status (with/without UKRN local network lead) as the independent variable. There were no significant differences between students from URKN and non-UKRN universities for contextual perceptions of open research, </w:t>
      </w:r>
      <w:r w:rsidDel="00000000" w:rsidR="00000000" w:rsidRPr="00000000">
        <w:rPr>
          <w:i w:val="1"/>
          <w:rtl w:val="0"/>
        </w:rPr>
        <w:t xml:space="preserve">t</w:t>
      </w:r>
      <w:r w:rsidDel="00000000" w:rsidR="00000000" w:rsidRPr="00000000">
        <w:rPr>
          <w:rtl w:val="0"/>
        </w:rPr>
        <w:t xml:space="preserve">(880)= 0.79, </w:t>
      </w:r>
      <w:r w:rsidDel="00000000" w:rsidR="00000000" w:rsidRPr="00000000">
        <w:rPr>
          <w:i w:val="1"/>
          <w:rtl w:val="0"/>
        </w:rPr>
        <w:t xml:space="preserve">p</w:t>
      </w:r>
      <w:r w:rsidDel="00000000" w:rsidR="00000000" w:rsidRPr="00000000">
        <w:rPr>
          <w:rtl w:val="0"/>
        </w:rPr>
        <w:t xml:space="preserve"> = .432,</w:t>
      </w:r>
      <w:r w:rsidDel="00000000" w:rsidR="00000000" w:rsidRPr="00000000">
        <w:rPr>
          <w:i w:val="1"/>
          <w:rtl w:val="0"/>
        </w:rPr>
        <w:t xml:space="preserve"> d</w:t>
      </w:r>
      <w:r w:rsidDel="00000000" w:rsidR="00000000" w:rsidRPr="00000000">
        <w:rPr>
          <w:rtl w:val="0"/>
        </w:rPr>
        <w:t xml:space="preserve"> = 0.053 or experience of open research, </w:t>
      </w:r>
      <w:r w:rsidDel="00000000" w:rsidR="00000000" w:rsidRPr="00000000">
        <w:rPr>
          <w:i w:val="1"/>
          <w:rtl w:val="0"/>
        </w:rPr>
        <w:t xml:space="preserve">t</w:t>
      </w:r>
      <w:r w:rsidDel="00000000" w:rsidR="00000000" w:rsidRPr="00000000">
        <w:rPr>
          <w:rtl w:val="0"/>
        </w:rPr>
        <w:t xml:space="preserve">(887) = 0.24, </w:t>
      </w:r>
      <w:r w:rsidDel="00000000" w:rsidR="00000000" w:rsidRPr="00000000">
        <w:rPr>
          <w:i w:val="1"/>
          <w:rtl w:val="0"/>
        </w:rPr>
        <w:t xml:space="preserve">p </w:t>
      </w:r>
      <w:r w:rsidDel="00000000" w:rsidR="00000000" w:rsidRPr="00000000">
        <w:rPr>
          <w:rtl w:val="0"/>
        </w:rPr>
        <w:t xml:space="preserve">= .813, </w:t>
      </w:r>
      <w:r w:rsidDel="00000000" w:rsidR="00000000" w:rsidRPr="00000000">
        <w:rPr>
          <w:i w:val="1"/>
          <w:rtl w:val="0"/>
        </w:rPr>
        <w:t xml:space="preserve">d</w:t>
      </w:r>
      <w:r w:rsidDel="00000000" w:rsidR="00000000" w:rsidRPr="00000000">
        <w:rPr>
          <w:rtl w:val="0"/>
        </w:rPr>
        <w:t xml:space="preserve"> = 0.016. However, students from UKRN universities had significantly higher levels of open research awareness,</w:t>
      </w:r>
      <w:r w:rsidDel="00000000" w:rsidR="00000000" w:rsidRPr="00000000">
        <w:rPr>
          <w:i w:val="1"/>
          <w:rtl w:val="0"/>
        </w:rPr>
        <w:t xml:space="preserve"> t</w:t>
      </w:r>
      <w:r w:rsidDel="00000000" w:rsidR="00000000" w:rsidRPr="00000000">
        <w:rPr>
          <w:rtl w:val="0"/>
        </w:rPr>
        <w:t xml:space="preserve">(887)= 3.44,</w:t>
      </w:r>
      <w:r w:rsidDel="00000000" w:rsidR="00000000" w:rsidRPr="00000000">
        <w:rPr>
          <w:i w:val="1"/>
          <w:rtl w:val="0"/>
        </w:rPr>
        <w:t xml:space="preserve"> p</w:t>
      </w:r>
      <w:r w:rsidDel="00000000" w:rsidR="00000000" w:rsidRPr="00000000">
        <w:rPr>
          <w:rtl w:val="0"/>
        </w:rPr>
        <w:t xml:space="preserve"> = .006, </w:t>
      </w:r>
      <w:r w:rsidDel="00000000" w:rsidR="00000000" w:rsidRPr="00000000">
        <w:rPr>
          <w:i w:val="1"/>
          <w:rtl w:val="0"/>
        </w:rPr>
        <w:t xml:space="preserve">d</w:t>
      </w:r>
      <w:r w:rsidDel="00000000" w:rsidR="00000000" w:rsidRPr="00000000">
        <w:rPr>
          <w:rtl w:val="0"/>
        </w:rPr>
        <w:t xml:space="preserve"> = 0.231, and more positive situational perceptions, </w:t>
      </w:r>
      <w:r w:rsidDel="00000000" w:rsidR="00000000" w:rsidRPr="00000000">
        <w:rPr>
          <w:i w:val="1"/>
          <w:rtl w:val="0"/>
        </w:rPr>
        <w:t xml:space="preserve">t</w:t>
      </w:r>
      <w:r w:rsidDel="00000000" w:rsidR="00000000" w:rsidRPr="00000000">
        <w:rPr>
          <w:rtl w:val="0"/>
        </w:rPr>
        <w:t xml:space="preserve">(839) = 2.10,</w:t>
      </w:r>
      <w:r w:rsidDel="00000000" w:rsidR="00000000" w:rsidRPr="00000000">
        <w:rPr>
          <w:i w:val="1"/>
          <w:rtl w:val="0"/>
        </w:rPr>
        <w:t xml:space="preserve"> p</w:t>
      </w:r>
      <w:r w:rsidDel="00000000" w:rsidR="00000000" w:rsidRPr="00000000">
        <w:rPr>
          <w:rtl w:val="0"/>
        </w:rPr>
        <w:t xml:space="preserve"> = .036, </w:t>
      </w:r>
      <w:r w:rsidDel="00000000" w:rsidR="00000000" w:rsidRPr="00000000">
        <w:rPr>
          <w:i w:val="1"/>
          <w:rtl w:val="0"/>
        </w:rPr>
        <w:t xml:space="preserve">d</w:t>
      </w:r>
      <w:r w:rsidDel="00000000" w:rsidR="00000000" w:rsidRPr="00000000">
        <w:rPr>
          <w:rtl w:val="0"/>
        </w:rPr>
        <w:t xml:space="preserve"> = 0.145 (see Figure 3; and exact means ± sd’s in appendix). </w:t>
      </w:r>
    </w:p>
    <w:p w:rsidR="00000000" w:rsidDel="00000000" w:rsidP="00000000" w:rsidRDefault="00000000" w:rsidRPr="00000000" w14:paraId="0000007A">
      <w:pPr>
        <w:spacing w:line="480" w:lineRule="auto"/>
        <w:ind w:firstLine="0"/>
        <w:jc w:val="center"/>
        <w:rPr>
          <w:b w:val="1"/>
        </w:rPr>
      </w:pPr>
      <w:r w:rsidDel="00000000" w:rsidR="00000000" w:rsidRPr="00000000">
        <w:rPr>
          <w:b w:val="1"/>
          <w:rtl w:val="0"/>
        </w:rPr>
        <w:t xml:space="preserve">INSERT FIGURE 3 HERE</w:t>
      </w:r>
    </w:p>
    <w:p w:rsidR="00000000" w:rsidDel="00000000" w:rsidP="00000000" w:rsidRDefault="00000000" w:rsidRPr="00000000" w14:paraId="0000007B">
      <w:pPr>
        <w:spacing w:line="480" w:lineRule="auto"/>
        <w:ind w:firstLine="0"/>
        <w:rPr>
          <w:b w:val="1"/>
          <w:i w:val="1"/>
        </w:rPr>
      </w:pPr>
      <w:r w:rsidDel="00000000" w:rsidR="00000000" w:rsidRPr="00000000">
        <w:rPr>
          <w:b w:val="1"/>
          <w:rtl w:val="0"/>
        </w:rPr>
        <w:t xml:space="preserve">Figure 3</w:t>
      </w:r>
      <w:r w:rsidDel="00000000" w:rsidR="00000000" w:rsidRPr="00000000">
        <w:rPr>
          <w:rtl w:val="0"/>
        </w:rPr>
      </w:r>
    </w:p>
    <w:p w:rsidR="00000000" w:rsidDel="00000000" w:rsidP="00000000" w:rsidRDefault="00000000" w:rsidRPr="00000000" w14:paraId="0000007C">
      <w:pPr>
        <w:spacing w:line="480" w:lineRule="auto"/>
        <w:ind w:firstLine="0"/>
        <w:rPr/>
      </w:pPr>
      <w:r w:rsidDel="00000000" w:rsidR="00000000" w:rsidRPr="00000000">
        <w:rPr>
          <w:i w:val="1"/>
          <w:rtl w:val="0"/>
        </w:rPr>
        <w:t xml:space="preserve">Students understanding of open research split by UKRN status of students’ university.</w:t>
      </w:r>
      <w:r w:rsidDel="00000000" w:rsidR="00000000" w:rsidRPr="00000000">
        <w:rPr>
          <w:rtl w:val="0"/>
        </w:rPr>
      </w:r>
    </w:p>
    <w:p w:rsidR="00000000" w:rsidDel="00000000" w:rsidP="00000000" w:rsidRDefault="00000000" w:rsidRPr="00000000" w14:paraId="0000007D">
      <w:pPr>
        <w:spacing w:line="480" w:lineRule="auto"/>
        <w:ind w:firstLine="0"/>
        <w:rPr>
          <w:i w:val="1"/>
        </w:rPr>
      </w:pPr>
      <w:r w:rsidDel="00000000" w:rsidR="00000000" w:rsidRPr="00000000">
        <w:rPr>
          <w:rtl w:val="0"/>
        </w:rPr>
        <w:t xml:space="preserve">Note: Higher scores indicate more positive contextual perceptions (range -32 to +32), greater awareness (range 0 to 8), higher experience (range 0 to 8), and more positive situational perceptions (0 to 32). These plots show median (indicated by dark vertical black line) and interquartile range (indicated by bounds of coloured box).</w:t>
      </w:r>
      <w:r w:rsidDel="00000000" w:rsidR="00000000" w:rsidRPr="00000000">
        <w:rPr>
          <w:rtl w:val="0"/>
        </w:rPr>
      </w:r>
    </w:p>
    <w:p w:rsidR="00000000" w:rsidDel="00000000" w:rsidP="00000000" w:rsidRDefault="00000000" w:rsidRPr="00000000" w14:paraId="0000007E">
      <w:pPr>
        <w:spacing w:line="480" w:lineRule="auto"/>
        <w:ind w:firstLine="0"/>
        <w:rPr/>
      </w:pPr>
      <w:r w:rsidDel="00000000" w:rsidR="00000000" w:rsidRPr="00000000">
        <w:rPr>
          <w:rtl w:val="0"/>
        </w:rPr>
      </w:r>
    </w:p>
    <w:p w:rsidR="00000000" w:rsidDel="00000000" w:rsidP="00000000" w:rsidRDefault="00000000" w:rsidRPr="00000000" w14:paraId="0000007F">
      <w:pPr>
        <w:spacing w:line="480" w:lineRule="auto"/>
        <w:rPr/>
      </w:pPr>
      <w:r w:rsidDel="00000000" w:rsidR="00000000" w:rsidRPr="00000000">
        <w:rPr>
          <w:rtl w:val="0"/>
        </w:rPr>
        <w:t xml:space="preserve">For the categorical DV’s, chi-squared analyses were completed with categorical responses (0, 1) and UKRN status (with/without UKRN local network lead) as the independent variables (see Table 3 for percentages in each category).  Significantly higher proportions of students from universities with a UKRN local network lead had awareness of the replication/reproducibility crisis, </w:t>
      </w:r>
      <w:r w:rsidDel="00000000" w:rsidR="00000000" w:rsidRPr="00000000">
        <w:rPr>
          <w:i w:val="1"/>
          <w:rtl w:val="0"/>
        </w:rPr>
        <w:t xml:space="preserve">X</w:t>
      </w:r>
      <w:r w:rsidDel="00000000" w:rsidR="00000000" w:rsidRPr="00000000">
        <w:rPr>
          <w:i w:val="1"/>
          <w:vertAlign w:val="superscript"/>
          <w:rtl w:val="0"/>
        </w:rPr>
        <w:t xml:space="preserve">2 </w:t>
      </w:r>
      <w:r w:rsidDel="00000000" w:rsidR="00000000" w:rsidRPr="00000000">
        <w:rPr>
          <w:rtl w:val="0"/>
        </w:rPr>
        <w:t xml:space="preserve">(1, N=841) = 6.11, </w:t>
      </w:r>
      <w:r w:rsidDel="00000000" w:rsidR="00000000" w:rsidRPr="00000000">
        <w:rPr>
          <w:i w:val="1"/>
          <w:rtl w:val="0"/>
        </w:rPr>
        <w:t xml:space="preserve">p </w:t>
      </w:r>
      <w:r w:rsidDel="00000000" w:rsidR="00000000" w:rsidRPr="00000000">
        <w:rPr>
          <w:rtl w:val="0"/>
        </w:rPr>
        <w:t xml:space="preserve">= .013; had learnt about open research/open Science, </w:t>
      </w:r>
      <w:r w:rsidDel="00000000" w:rsidR="00000000" w:rsidRPr="00000000">
        <w:rPr>
          <w:i w:val="1"/>
          <w:rtl w:val="0"/>
        </w:rPr>
        <w:t xml:space="preserve">X</w:t>
      </w:r>
      <w:r w:rsidDel="00000000" w:rsidR="00000000" w:rsidRPr="00000000">
        <w:rPr>
          <w:i w:val="1"/>
          <w:vertAlign w:val="superscript"/>
          <w:rtl w:val="0"/>
        </w:rPr>
        <w:t xml:space="preserve">2</w:t>
      </w:r>
      <w:r w:rsidDel="00000000" w:rsidR="00000000" w:rsidRPr="00000000">
        <w:rPr>
          <w:i w:val="1"/>
          <w:rtl w:val="0"/>
        </w:rPr>
        <w:t xml:space="preserve"> </w:t>
      </w:r>
      <w:r w:rsidDel="00000000" w:rsidR="00000000" w:rsidRPr="00000000">
        <w:rPr>
          <w:rtl w:val="0"/>
        </w:rPr>
        <w:t xml:space="preserve">(1, N=832) = 19.95, </w:t>
      </w:r>
      <w:r w:rsidDel="00000000" w:rsidR="00000000" w:rsidRPr="00000000">
        <w:rPr>
          <w:i w:val="1"/>
          <w:rtl w:val="0"/>
        </w:rPr>
        <w:t xml:space="preserve">p </w:t>
      </w:r>
      <w:r w:rsidDel="00000000" w:rsidR="00000000" w:rsidRPr="00000000">
        <w:rPr>
          <w:rtl w:val="0"/>
        </w:rPr>
        <w:t xml:space="preserve">&lt; .001; and could accurately explain what the replication crisis was, </w:t>
      </w:r>
      <w:r w:rsidDel="00000000" w:rsidR="00000000" w:rsidRPr="00000000">
        <w:rPr>
          <w:i w:val="1"/>
          <w:rtl w:val="0"/>
        </w:rPr>
        <w:t xml:space="preserve">X</w:t>
      </w:r>
      <w:r w:rsidDel="00000000" w:rsidR="00000000" w:rsidRPr="00000000">
        <w:rPr>
          <w:i w:val="1"/>
          <w:vertAlign w:val="superscript"/>
          <w:rtl w:val="0"/>
        </w:rPr>
        <w:t xml:space="preserve">2</w:t>
      </w:r>
      <w:r w:rsidDel="00000000" w:rsidR="00000000" w:rsidRPr="00000000">
        <w:rPr>
          <w:i w:val="1"/>
          <w:rtl w:val="0"/>
        </w:rPr>
        <w:t xml:space="preserve"> </w:t>
      </w:r>
      <w:r w:rsidDel="00000000" w:rsidR="00000000" w:rsidRPr="00000000">
        <w:rPr>
          <w:rtl w:val="0"/>
        </w:rPr>
        <w:t xml:space="preserve">(1, N=474) = 23.12, </w:t>
      </w:r>
      <w:r w:rsidDel="00000000" w:rsidR="00000000" w:rsidRPr="00000000">
        <w:rPr>
          <w:i w:val="1"/>
          <w:rtl w:val="0"/>
        </w:rPr>
        <w:t xml:space="preserve">p </w:t>
      </w:r>
      <w:r w:rsidDel="00000000" w:rsidR="00000000" w:rsidRPr="00000000">
        <w:rPr>
          <w:rtl w:val="0"/>
        </w:rPr>
        <w:t xml:space="preserve">&lt; .001. However, there was no difference in the proportions of students who stated that they had learnt about the replication/reproducibility crisis, </w:t>
      </w:r>
      <w:r w:rsidDel="00000000" w:rsidR="00000000" w:rsidRPr="00000000">
        <w:rPr>
          <w:i w:val="1"/>
          <w:rtl w:val="0"/>
        </w:rPr>
        <w:t xml:space="preserve">X</w:t>
      </w:r>
      <w:r w:rsidDel="00000000" w:rsidR="00000000" w:rsidRPr="00000000">
        <w:rPr>
          <w:i w:val="1"/>
          <w:vertAlign w:val="superscript"/>
          <w:rtl w:val="0"/>
        </w:rPr>
        <w:t xml:space="preserve">2</w:t>
      </w:r>
      <w:r w:rsidDel="00000000" w:rsidR="00000000" w:rsidRPr="00000000">
        <w:rPr>
          <w:i w:val="1"/>
          <w:rtl w:val="0"/>
        </w:rPr>
        <w:t xml:space="preserve"> </w:t>
      </w:r>
      <w:r w:rsidDel="00000000" w:rsidR="00000000" w:rsidRPr="00000000">
        <w:rPr>
          <w:rtl w:val="0"/>
        </w:rPr>
        <w:t xml:space="preserve">(1, N=505) = 2.32, </w:t>
      </w:r>
      <w:r w:rsidDel="00000000" w:rsidR="00000000" w:rsidRPr="00000000">
        <w:rPr>
          <w:i w:val="1"/>
          <w:rtl w:val="0"/>
        </w:rPr>
        <w:t xml:space="preserve">p </w:t>
      </w:r>
      <w:r w:rsidDel="00000000" w:rsidR="00000000" w:rsidRPr="00000000">
        <w:rPr>
          <w:rtl w:val="0"/>
        </w:rPr>
        <w:t xml:space="preserve">= .128; could explain open research/science to another student,  </w:t>
      </w:r>
      <w:r w:rsidDel="00000000" w:rsidR="00000000" w:rsidRPr="00000000">
        <w:rPr>
          <w:i w:val="1"/>
          <w:rtl w:val="0"/>
        </w:rPr>
        <w:t xml:space="preserve">X</w:t>
      </w:r>
      <w:r w:rsidDel="00000000" w:rsidR="00000000" w:rsidRPr="00000000">
        <w:rPr>
          <w:i w:val="1"/>
          <w:vertAlign w:val="superscript"/>
          <w:rtl w:val="0"/>
        </w:rPr>
        <w:t xml:space="preserve">2 </w:t>
      </w:r>
      <w:r w:rsidDel="00000000" w:rsidR="00000000" w:rsidRPr="00000000">
        <w:rPr>
          <w:rtl w:val="0"/>
        </w:rPr>
        <w:t xml:space="preserve"> (1, N=832)= 1.73, </w:t>
      </w:r>
      <w:r w:rsidDel="00000000" w:rsidR="00000000" w:rsidRPr="00000000">
        <w:rPr>
          <w:i w:val="1"/>
          <w:rtl w:val="0"/>
        </w:rPr>
        <w:t xml:space="preserve">p</w:t>
      </w:r>
      <w:r w:rsidDel="00000000" w:rsidR="00000000" w:rsidRPr="00000000">
        <w:rPr>
          <w:rtl w:val="0"/>
        </w:rPr>
        <w:t xml:space="preserve"> = .189; or believed that open science/reproducibility was applicable to them, </w:t>
      </w:r>
      <w:r w:rsidDel="00000000" w:rsidR="00000000" w:rsidRPr="00000000">
        <w:rPr>
          <w:i w:val="1"/>
          <w:rtl w:val="0"/>
        </w:rPr>
        <w:t xml:space="preserve">X</w:t>
      </w:r>
      <w:r w:rsidDel="00000000" w:rsidR="00000000" w:rsidRPr="00000000">
        <w:rPr>
          <w:i w:val="1"/>
          <w:vertAlign w:val="superscript"/>
          <w:rtl w:val="0"/>
        </w:rPr>
        <w:t xml:space="preserve">2</w:t>
      </w:r>
      <w:r w:rsidDel="00000000" w:rsidR="00000000" w:rsidRPr="00000000">
        <w:rPr>
          <w:vertAlign w:val="superscript"/>
          <w:rtl w:val="0"/>
        </w:rPr>
        <w:t xml:space="preserve">  </w:t>
      </w:r>
      <w:r w:rsidDel="00000000" w:rsidR="00000000" w:rsidRPr="00000000">
        <w:rPr>
          <w:rtl w:val="0"/>
        </w:rPr>
        <w:t xml:space="preserve">(1, N=832) = 0.01, </w:t>
      </w:r>
      <w:r w:rsidDel="00000000" w:rsidR="00000000" w:rsidRPr="00000000">
        <w:rPr>
          <w:i w:val="1"/>
          <w:rtl w:val="0"/>
        </w:rPr>
        <w:t xml:space="preserve">p</w:t>
      </w:r>
      <w:r w:rsidDel="00000000" w:rsidR="00000000" w:rsidRPr="00000000">
        <w:rPr>
          <w:rtl w:val="0"/>
        </w:rPr>
        <w:t xml:space="preserve"> = .923</w:t>
      </w:r>
    </w:p>
    <w:p w:rsidR="00000000" w:rsidDel="00000000" w:rsidP="00000000" w:rsidRDefault="00000000" w:rsidRPr="00000000" w14:paraId="00000080">
      <w:pPr>
        <w:spacing w:line="259" w:lineRule="auto"/>
        <w:ind w:firstLine="0"/>
        <w:rPr>
          <w:b w:val="1"/>
        </w:rPr>
      </w:pPr>
      <w:r w:rsidDel="00000000" w:rsidR="00000000" w:rsidRPr="00000000">
        <w:br w:type="page"/>
      </w:r>
      <w:r w:rsidDel="00000000" w:rsidR="00000000" w:rsidRPr="00000000">
        <w:rPr>
          <w:rtl w:val="0"/>
        </w:rPr>
      </w:r>
    </w:p>
    <w:p w:rsidR="00000000" w:rsidDel="00000000" w:rsidP="00000000" w:rsidRDefault="00000000" w:rsidRPr="00000000" w14:paraId="00000081">
      <w:pPr>
        <w:spacing w:line="480" w:lineRule="auto"/>
        <w:ind w:firstLine="0"/>
        <w:rPr>
          <w:b w:val="1"/>
        </w:rPr>
      </w:pPr>
      <w:r w:rsidDel="00000000" w:rsidR="00000000" w:rsidRPr="00000000">
        <w:rPr>
          <w:b w:val="1"/>
          <w:rtl w:val="0"/>
        </w:rPr>
        <w:t xml:space="preserve">Table 2</w:t>
      </w:r>
    </w:p>
    <w:p w:rsidR="00000000" w:rsidDel="00000000" w:rsidP="00000000" w:rsidRDefault="00000000" w:rsidRPr="00000000" w14:paraId="00000082">
      <w:pPr>
        <w:spacing w:after="240" w:line="480" w:lineRule="auto"/>
        <w:ind w:firstLine="0"/>
        <w:rPr>
          <w:i w:val="1"/>
        </w:rPr>
      </w:pPr>
      <w:r w:rsidDel="00000000" w:rsidR="00000000" w:rsidRPr="00000000">
        <w:rPr>
          <w:i w:val="1"/>
          <w:rtl w:val="0"/>
        </w:rPr>
        <w:t xml:space="preserve">Number (and proportion) of participants who responded yes or no to each categorical variable in each group. </w:t>
      </w:r>
    </w:p>
    <w:tbl>
      <w:tblPr>
        <w:tblStyle w:val="Table2"/>
        <w:tblW w:w="1008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6"/>
        <w:gridCol w:w="1355"/>
        <w:gridCol w:w="1354"/>
        <w:gridCol w:w="1360"/>
        <w:gridCol w:w="1355"/>
        <w:gridCol w:w="1356"/>
        <w:gridCol w:w="1356"/>
        <w:gridCol w:w="1357"/>
        <w:tblGridChange w:id="0">
          <w:tblGrid>
            <w:gridCol w:w="596"/>
            <w:gridCol w:w="1355"/>
            <w:gridCol w:w="1354"/>
            <w:gridCol w:w="1360"/>
            <w:gridCol w:w="1355"/>
            <w:gridCol w:w="1356"/>
            <w:gridCol w:w="1356"/>
            <w:gridCol w:w="1357"/>
          </w:tblGrid>
        </w:tblGridChange>
      </w:tblGrid>
      <w:tr>
        <w:trPr>
          <w:cantSplit w:val="0"/>
          <w:tblHeader w:val="0"/>
        </w:trPr>
        <w:tc>
          <w:tcPr>
            <w:tcBorders>
              <w:left w:color="000000" w:space="0" w:sz="0" w:val="nil"/>
              <w:bottom w:color="000000" w:space="0" w:sz="4" w:val="single"/>
              <w:right w:color="000000" w:space="0" w:sz="0" w:val="nil"/>
            </w:tcBorders>
          </w:tcPr>
          <w:p w:rsidR="00000000" w:rsidDel="00000000" w:rsidP="00000000" w:rsidRDefault="00000000" w:rsidRPr="00000000" w14:paraId="00000083">
            <w:pPr>
              <w:spacing w:line="259" w:lineRule="auto"/>
              <w:ind w:firstLine="0"/>
              <w:rPr/>
            </w:pPr>
            <w:r w:rsidDel="00000000" w:rsidR="00000000" w:rsidRPr="00000000">
              <w:rPr>
                <w:rtl w:val="0"/>
              </w:rPr>
            </w:r>
          </w:p>
        </w:tc>
        <w:tc>
          <w:tcPr>
            <w:tcBorders>
              <w:left w:color="000000" w:space="0" w:sz="0" w:val="nil"/>
              <w:bottom w:color="000000" w:space="0" w:sz="4" w:val="single"/>
              <w:right w:color="000000" w:space="0" w:sz="0" w:val="nil"/>
            </w:tcBorders>
          </w:tcPr>
          <w:p w:rsidR="00000000" w:rsidDel="00000000" w:rsidP="00000000" w:rsidRDefault="00000000" w:rsidRPr="00000000" w14:paraId="00000084">
            <w:pPr>
              <w:spacing w:line="259" w:lineRule="auto"/>
              <w:ind w:firstLine="0"/>
              <w:rPr/>
            </w:pPr>
            <w:r w:rsidDel="00000000" w:rsidR="00000000" w:rsidRPr="00000000">
              <w:rPr>
                <w:rtl w:val="0"/>
              </w:rPr>
              <w:t xml:space="preserve">Year 1</w:t>
            </w:r>
          </w:p>
        </w:tc>
        <w:tc>
          <w:tcPr>
            <w:tcBorders>
              <w:left w:color="000000" w:space="0" w:sz="0" w:val="nil"/>
              <w:bottom w:color="000000" w:space="0" w:sz="4" w:val="single"/>
              <w:right w:color="000000" w:space="0" w:sz="0" w:val="nil"/>
            </w:tcBorders>
          </w:tcPr>
          <w:p w:rsidR="00000000" w:rsidDel="00000000" w:rsidP="00000000" w:rsidRDefault="00000000" w:rsidRPr="00000000" w14:paraId="00000085">
            <w:pPr>
              <w:spacing w:line="259" w:lineRule="auto"/>
              <w:ind w:firstLine="0"/>
              <w:rPr/>
            </w:pPr>
            <w:r w:rsidDel="00000000" w:rsidR="00000000" w:rsidRPr="00000000">
              <w:rPr>
                <w:rtl w:val="0"/>
              </w:rPr>
              <w:t xml:space="preserve">Year 2</w:t>
            </w:r>
          </w:p>
        </w:tc>
        <w:tc>
          <w:tcPr>
            <w:tcBorders>
              <w:left w:color="000000" w:space="0" w:sz="0" w:val="nil"/>
              <w:bottom w:color="000000" w:space="0" w:sz="4" w:val="single"/>
              <w:right w:color="000000" w:space="0" w:sz="0" w:val="nil"/>
            </w:tcBorders>
          </w:tcPr>
          <w:p w:rsidR="00000000" w:rsidDel="00000000" w:rsidP="00000000" w:rsidRDefault="00000000" w:rsidRPr="00000000" w14:paraId="00000086">
            <w:pPr>
              <w:spacing w:line="259" w:lineRule="auto"/>
              <w:ind w:firstLine="0"/>
              <w:rPr/>
            </w:pPr>
            <w:r w:rsidDel="00000000" w:rsidR="00000000" w:rsidRPr="00000000">
              <w:rPr>
                <w:rtl w:val="0"/>
              </w:rPr>
              <w:t xml:space="preserve">Placement Year</w:t>
            </w:r>
          </w:p>
        </w:tc>
        <w:tc>
          <w:tcPr>
            <w:tcBorders>
              <w:left w:color="000000" w:space="0" w:sz="0" w:val="nil"/>
              <w:bottom w:color="000000" w:space="0" w:sz="4" w:val="single"/>
              <w:right w:color="000000" w:space="0" w:sz="0" w:val="nil"/>
            </w:tcBorders>
          </w:tcPr>
          <w:p w:rsidR="00000000" w:rsidDel="00000000" w:rsidP="00000000" w:rsidRDefault="00000000" w:rsidRPr="00000000" w14:paraId="00000087">
            <w:pPr>
              <w:spacing w:line="259" w:lineRule="auto"/>
              <w:ind w:firstLine="0"/>
              <w:rPr/>
            </w:pPr>
            <w:r w:rsidDel="00000000" w:rsidR="00000000" w:rsidRPr="00000000">
              <w:rPr>
                <w:rtl w:val="0"/>
              </w:rPr>
              <w:t xml:space="preserve">Final Year</w:t>
            </w:r>
          </w:p>
        </w:tc>
        <w:tc>
          <w:tcPr>
            <w:tcBorders>
              <w:left w:color="000000" w:space="0" w:sz="0" w:val="nil"/>
              <w:bottom w:color="000000" w:space="0" w:sz="4" w:val="single"/>
              <w:right w:color="000000" w:space="0" w:sz="0" w:val="nil"/>
            </w:tcBorders>
          </w:tcPr>
          <w:p w:rsidR="00000000" w:rsidDel="00000000" w:rsidP="00000000" w:rsidRDefault="00000000" w:rsidRPr="00000000" w14:paraId="00000088">
            <w:pPr>
              <w:spacing w:line="259" w:lineRule="auto"/>
              <w:ind w:firstLine="0"/>
              <w:rPr/>
            </w:pPr>
            <w:r w:rsidDel="00000000" w:rsidR="00000000" w:rsidRPr="00000000">
              <w:rPr>
                <w:rtl w:val="0"/>
              </w:rPr>
              <w:t xml:space="preserve">UKRN</w:t>
            </w:r>
          </w:p>
        </w:tc>
        <w:tc>
          <w:tcPr>
            <w:tcBorders>
              <w:left w:color="000000" w:space="0" w:sz="0" w:val="nil"/>
              <w:bottom w:color="000000" w:space="0" w:sz="4" w:val="single"/>
              <w:right w:color="000000" w:space="0" w:sz="0" w:val="nil"/>
            </w:tcBorders>
          </w:tcPr>
          <w:p w:rsidR="00000000" w:rsidDel="00000000" w:rsidP="00000000" w:rsidRDefault="00000000" w:rsidRPr="00000000" w14:paraId="00000089">
            <w:pPr>
              <w:spacing w:line="259" w:lineRule="auto"/>
              <w:ind w:firstLine="0"/>
              <w:rPr/>
            </w:pPr>
            <w:r w:rsidDel="00000000" w:rsidR="00000000" w:rsidRPr="00000000">
              <w:rPr>
                <w:rtl w:val="0"/>
              </w:rPr>
              <w:t xml:space="preserve">Non-UKRN</w:t>
            </w:r>
          </w:p>
        </w:tc>
        <w:tc>
          <w:tcPr>
            <w:tcBorders>
              <w:left w:color="000000" w:space="0" w:sz="0" w:val="nil"/>
              <w:bottom w:color="000000" w:space="0" w:sz="4" w:val="single"/>
              <w:right w:color="000000" w:space="0" w:sz="0" w:val="nil"/>
            </w:tcBorders>
          </w:tcPr>
          <w:p w:rsidR="00000000" w:rsidDel="00000000" w:rsidP="00000000" w:rsidRDefault="00000000" w:rsidRPr="00000000" w14:paraId="0000008A">
            <w:pPr>
              <w:spacing w:line="259" w:lineRule="auto"/>
              <w:ind w:firstLine="0"/>
              <w:rPr/>
            </w:pPr>
            <w:r w:rsidDel="00000000" w:rsidR="00000000" w:rsidRPr="00000000">
              <w:rPr>
                <w:rtl w:val="0"/>
              </w:rPr>
              <w:t xml:space="preserve">Overall</w:t>
            </w:r>
          </w:p>
        </w:tc>
      </w:tr>
      <w:tr>
        <w:trPr>
          <w:cantSplit w:val="0"/>
          <w:trHeight w:val="397" w:hRule="atLeast"/>
          <w:tblHeader w:val="0"/>
        </w:trPr>
        <w:tc>
          <w:tcPr>
            <w:gridSpan w:val="8"/>
            <w:tcBorders>
              <w:left w:color="000000" w:space="0" w:sz="0" w:val="nil"/>
              <w:bottom w:color="000000" w:space="0" w:sz="0" w:val="nil"/>
              <w:right w:color="000000" w:space="0" w:sz="0" w:val="nil"/>
            </w:tcBorders>
            <w:vAlign w:val="bottom"/>
          </w:tcPr>
          <w:p w:rsidR="00000000" w:rsidDel="00000000" w:rsidP="00000000" w:rsidRDefault="00000000" w:rsidRPr="00000000" w14:paraId="0000008B">
            <w:pPr>
              <w:spacing w:line="259" w:lineRule="auto"/>
              <w:ind w:firstLine="0"/>
              <w:rPr>
                <w:i w:val="1"/>
              </w:rPr>
            </w:pPr>
            <w:r w:rsidDel="00000000" w:rsidR="00000000" w:rsidRPr="00000000">
              <w:rPr>
                <w:i w:val="1"/>
                <w:rtl w:val="0"/>
              </w:rPr>
              <w:t xml:space="preserve">Aware of Replication Crisis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spacing w:line="259" w:lineRule="auto"/>
              <w:ind w:firstLine="0"/>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94">
            <w:pPr>
              <w:spacing w:line="259" w:lineRule="auto"/>
              <w:ind w:firstLine="0"/>
              <w:rPr/>
            </w:pPr>
            <w:r w:rsidDel="00000000" w:rsidR="00000000" w:rsidRPr="00000000">
              <w:rPr>
                <w:sz w:val="20"/>
                <w:szCs w:val="20"/>
                <w:rtl w:val="0"/>
              </w:rPr>
              <w:t xml:space="preserve">156 (48%)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95">
            <w:pPr>
              <w:spacing w:line="259" w:lineRule="auto"/>
              <w:ind w:firstLine="0"/>
              <w:rPr/>
            </w:pPr>
            <w:r w:rsidDel="00000000" w:rsidR="00000000" w:rsidRPr="00000000">
              <w:rPr>
                <w:sz w:val="20"/>
                <w:szCs w:val="20"/>
                <w:rtl w:val="0"/>
              </w:rPr>
              <w:t xml:space="preserve">91(35%)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96">
            <w:pPr>
              <w:spacing w:line="259" w:lineRule="auto"/>
              <w:ind w:firstLine="0"/>
              <w:rPr/>
            </w:pPr>
            <w:r w:rsidDel="00000000" w:rsidR="00000000" w:rsidRPr="00000000">
              <w:rPr>
                <w:sz w:val="20"/>
                <w:szCs w:val="20"/>
                <w:rtl w:val="0"/>
              </w:rPr>
              <w:t xml:space="preserve">12 (26%)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97">
            <w:pPr>
              <w:spacing w:line="259" w:lineRule="auto"/>
              <w:ind w:firstLine="0"/>
              <w:rPr/>
            </w:pPr>
            <w:r w:rsidDel="00000000" w:rsidR="00000000" w:rsidRPr="00000000">
              <w:rPr>
                <w:sz w:val="20"/>
                <w:szCs w:val="20"/>
                <w:rtl w:val="0"/>
              </w:rPr>
              <w:t xml:space="preserve">53 (31%)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98">
            <w:pPr>
              <w:spacing w:line="259" w:lineRule="auto"/>
              <w:ind w:firstLine="0"/>
              <w:rPr/>
            </w:pPr>
            <w:r w:rsidDel="00000000" w:rsidR="00000000" w:rsidRPr="00000000">
              <w:rPr>
                <w:sz w:val="20"/>
                <w:szCs w:val="20"/>
                <w:rtl w:val="0"/>
              </w:rPr>
              <w:t xml:space="preserve">147 (35%)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99">
            <w:pPr>
              <w:spacing w:line="259" w:lineRule="auto"/>
              <w:ind w:firstLine="0"/>
              <w:rPr/>
            </w:pPr>
            <w:r w:rsidDel="00000000" w:rsidR="00000000" w:rsidRPr="00000000">
              <w:rPr>
                <w:sz w:val="20"/>
                <w:szCs w:val="20"/>
                <w:rtl w:val="0"/>
              </w:rPr>
              <w:t xml:space="preserve">181 (43%)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A">
            <w:pPr>
              <w:spacing w:line="259" w:lineRule="auto"/>
              <w:ind w:firstLine="0"/>
              <w:rPr/>
            </w:pPr>
            <w:r w:rsidDel="00000000" w:rsidR="00000000" w:rsidRPr="00000000">
              <w:rPr>
                <w:sz w:val="20"/>
                <w:szCs w:val="20"/>
                <w:rtl w:val="0"/>
              </w:rPr>
              <w:t xml:space="preserve">328 (39%)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B">
            <w:pPr>
              <w:spacing w:line="259" w:lineRule="auto"/>
              <w:ind w:firstLine="0"/>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9C">
            <w:pPr>
              <w:spacing w:line="259" w:lineRule="auto"/>
              <w:ind w:firstLine="0"/>
              <w:rPr/>
            </w:pPr>
            <w:r w:rsidDel="00000000" w:rsidR="00000000" w:rsidRPr="00000000">
              <w:rPr>
                <w:sz w:val="20"/>
                <w:szCs w:val="20"/>
                <w:rtl w:val="0"/>
              </w:rPr>
              <w:t xml:space="preserve">172 (52%)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9D">
            <w:pPr>
              <w:spacing w:line="259" w:lineRule="auto"/>
              <w:ind w:firstLine="0"/>
              <w:rPr/>
            </w:pPr>
            <w:r w:rsidDel="00000000" w:rsidR="00000000" w:rsidRPr="00000000">
              <w:rPr>
                <w:sz w:val="20"/>
                <w:szCs w:val="20"/>
                <w:rtl w:val="0"/>
              </w:rPr>
              <w:t xml:space="preserve">172 (65%)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9E">
            <w:pPr>
              <w:spacing w:line="259" w:lineRule="auto"/>
              <w:ind w:firstLine="0"/>
              <w:rPr/>
            </w:pPr>
            <w:r w:rsidDel="00000000" w:rsidR="00000000" w:rsidRPr="00000000">
              <w:rPr>
                <w:sz w:val="20"/>
                <w:szCs w:val="20"/>
                <w:rtl w:val="0"/>
              </w:rPr>
              <w:t xml:space="preserve">34 (74%)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9F">
            <w:pPr>
              <w:spacing w:line="259" w:lineRule="auto"/>
              <w:ind w:firstLine="0"/>
              <w:rPr/>
            </w:pPr>
            <w:r w:rsidDel="00000000" w:rsidR="00000000" w:rsidRPr="00000000">
              <w:rPr>
                <w:sz w:val="20"/>
                <w:szCs w:val="20"/>
                <w:rtl w:val="0"/>
              </w:rPr>
              <w:t xml:space="preserve">120 (69%)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A0">
            <w:pPr>
              <w:spacing w:line="259" w:lineRule="auto"/>
              <w:ind w:firstLine="0"/>
              <w:rPr/>
            </w:pPr>
            <w:r w:rsidDel="00000000" w:rsidR="00000000" w:rsidRPr="00000000">
              <w:rPr>
                <w:sz w:val="20"/>
                <w:szCs w:val="20"/>
                <w:rtl w:val="0"/>
              </w:rPr>
              <w:t xml:space="preserve">276 (65%)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A1">
            <w:pPr>
              <w:spacing w:line="259" w:lineRule="auto"/>
              <w:ind w:firstLine="0"/>
              <w:rPr/>
            </w:pPr>
            <w:r w:rsidDel="00000000" w:rsidR="00000000" w:rsidRPr="00000000">
              <w:rPr>
                <w:sz w:val="20"/>
                <w:szCs w:val="20"/>
                <w:rtl w:val="0"/>
              </w:rPr>
              <w:t xml:space="preserve">237 (57%)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2">
            <w:pPr>
              <w:spacing w:line="259" w:lineRule="auto"/>
              <w:ind w:firstLine="0"/>
              <w:rPr/>
            </w:pPr>
            <w:r w:rsidDel="00000000" w:rsidR="00000000" w:rsidRPr="00000000">
              <w:rPr>
                <w:sz w:val="20"/>
                <w:szCs w:val="20"/>
                <w:rtl w:val="0"/>
              </w:rPr>
              <w:t xml:space="preserve">513 (61%)</w:t>
            </w:r>
            <w:r w:rsidDel="00000000" w:rsidR="00000000" w:rsidRPr="00000000">
              <w:rPr>
                <w:rtl w:val="0"/>
              </w:rPr>
            </w:r>
          </w:p>
        </w:tc>
      </w:tr>
      <w:tr>
        <w:trPr>
          <w:cantSplit w:val="0"/>
          <w:trHeight w:val="397" w:hRule="atLeast"/>
          <w:tblHeader w:val="0"/>
        </w:trPr>
        <w:tc>
          <w:tcPr>
            <w:gridSpan w:val="8"/>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A3">
            <w:pPr>
              <w:spacing w:line="259" w:lineRule="auto"/>
              <w:ind w:firstLine="0"/>
              <w:rPr>
                <w:i w:val="1"/>
              </w:rPr>
            </w:pPr>
            <w:r w:rsidDel="00000000" w:rsidR="00000000" w:rsidRPr="00000000">
              <w:rPr>
                <w:i w:val="1"/>
                <w:rtl w:val="0"/>
              </w:rPr>
              <w:t xml:space="preserve">Accurate definition/explanation of Replication Crisis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B">
            <w:pPr>
              <w:spacing w:line="259" w:lineRule="auto"/>
              <w:ind w:firstLine="0"/>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AC">
            <w:pPr>
              <w:spacing w:line="259" w:lineRule="auto"/>
              <w:ind w:firstLine="0"/>
              <w:rPr/>
            </w:pPr>
            <w:r w:rsidDel="00000000" w:rsidR="00000000" w:rsidRPr="00000000">
              <w:rPr>
                <w:sz w:val="20"/>
                <w:szCs w:val="20"/>
                <w:rtl w:val="0"/>
              </w:rPr>
              <w:t xml:space="preserve">66 (41%)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AD">
            <w:pPr>
              <w:spacing w:line="259" w:lineRule="auto"/>
              <w:ind w:firstLine="0"/>
              <w:rPr/>
            </w:pPr>
            <w:r w:rsidDel="00000000" w:rsidR="00000000" w:rsidRPr="00000000">
              <w:rPr>
                <w:sz w:val="20"/>
                <w:szCs w:val="20"/>
                <w:rtl w:val="0"/>
              </w:rPr>
              <w:t xml:space="preserve">69 (43%)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AE">
            <w:pPr>
              <w:spacing w:line="259" w:lineRule="auto"/>
              <w:ind w:firstLine="0"/>
              <w:rPr/>
            </w:pPr>
            <w:r w:rsidDel="00000000" w:rsidR="00000000" w:rsidRPr="00000000">
              <w:rPr>
                <w:sz w:val="20"/>
                <w:szCs w:val="20"/>
                <w:rtl w:val="0"/>
              </w:rPr>
              <w:t xml:space="preserve">7 (23%)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AF">
            <w:pPr>
              <w:spacing w:line="259" w:lineRule="auto"/>
              <w:ind w:firstLine="0"/>
              <w:rPr/>
            </w:pPr>
            <w:r w:rsidDel="00000000" w:rsidR="00000000" w:rsidRPr="00000000">
              <w:rPr>
                <w:sz w:val="20"/>
                <w:szCs w:val="20"/>
                <w:rtl w:val="0"/>
              </w:rPr>
              <w:t xml:space="preserve">44 (39%)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B0">
            <w:pPr>
              <w:spacing w:line="259" w:lineRule="auto"/>
              <w:ind w:firstLine="0"/>
              <w:rPr/>
            </w:pPr>
            <w:r w:rsidDel="00000000" w:rsidR="00000000" w:rsidRPr="00000000">
              <w:rPr>
                <w:sz w:val="20"/>
                <w:szCs w:val="20"/>
                <w:rtl w:val="0"/>
              </w:rPr>
              <w:t xml:space="preserve">78 (30%)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B1">
            <w:pPr>
              <w:spacing w:line="259" w:lineRule="auto"/>
              <w:ind w:firstLine="0"/>
              <w:rPr/>
            </w:pPr>
            <w:r w:rsidDel="00000000" w:rsidR="00000000" w:rsidRPr="00000000">
              <w:rPr>
                <w:sz w:val="20"/>
                <w:szCs w:val="20"/>
                <w:rtl w:val="0"/>
              </w:rPr>
              <w:t xml:space="preserve">114 (53%)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2">
            <w:pPr>
              <w:spacing w:line="259" w:lineRule="auto"/>
              <w:ind w:firstLine="0"/>
              <w:rPr/>
            </w:pPr>
            <w:r w:rsidDel="00000000" w:rsidR="00000000" w:rsidRPr="00000000">
              <w:rPr>
                <w:sz w:val="20"/>
                <w:szCs w:val="20"/>
                <w:rtl w:val="0"/>
              </w:rPr>
              <w:t xml:space="preserve">192 (41%)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3">
            <w:pPr>
              <w:spacing w:line="259" w:lineRule="auto"/>
              <w:ind w:firstLine="0"/>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B4">
            <w:pPr>
              <w:spacing w:line="259" w:lineRule="auto"/>
              <w:ind w:firstLine="0"/>
              <w:rPr/>
            </w:pPr>
            <w:r w:rsidDel="00000000" w:rsidR="00000000" w:rsidRPr="00000000">
              <w:rPr>
                <w:sz w:val="20"/>
                <w:szCs w:val="20"/>
                <w:rtl w:val="0"/>
              </w:rPr>
              <w:t xml:space="preserve">95 (59%)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B5">
            <w:pPr>
              <w:spacing w:line="259" w:lineRule="auto"/>
              <w:ind w:firstLine="0"/>
              <w:rPr/>
            </w:pPr>
            <w:r w:rsidDel="00000000" w:rsidR="00000000" w:rsidRPr="00000000">
              <w:rPr>
                <w:sz w:val="20"/>
                <w:szCs w:val="20"/>
                <w:rtl w:val="0"/>
              </w:rPr>
              <w:t xml:space="preserve">91 (57%)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B6">
            <w:pPr>
              <w:spacing w:line="259" w:lineRule="auto"/>
              <w:ind w:firstLine="0"/>
              <w:rPr/>
            </w:pPr>
            <w:r w:rsidDel="00000000" w:rsidR="00000000" w:rsidRPr="00000000">
              <w:rPr>
                <w:sz w:val="20"/>
                <w:szCs w:val="20"/>
                <w:rtl w:val="0"/>
              </w:rPr>
              <w:t xml:space="preserve">24 (77%)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B7">
            <w:pPr>
              <w:spacing w:line="259" w:lineRule="auto"/>
              <w:ind w:firstLine="0"/>
              <w:rPr/>
            </w:pPr>
            <w:r w:rsidDel="00000000" w:rsidR="00000000" w:rsidRPr="00000000">
              <w:rPr>
                <w:sz w:val="20"/>
                <w:szCs w:val="20"/>
                <w:rtl w:val="0"/>
              </w:rPr>
              <w:t xml:space="preserve">68 (61%)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B8">
            <w:pPr>
              <w:spacing w:line="259" w:lineRule="auto"/>
              <w:ind w:firstLine="0"/>
              <w:rPr/>
            </w:pPr>
            <w:r w:rsidDel="00000000" w:rsidR="00000000" w:rsidRPr="00000000">
              <w:rPr>
                <w:sz w:val="20"/>
                <w:szCs w:val="20"/>
                <w:rtl w:val="0"/>
              </w:rPr>
              <w:t xml:space="preserve">179 (70%)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B9">
            <w:pPr>
              <w:spacing w:line="259" w:lineRule="auto"/>
              <w:ind w:firstLine="0"/>
              <w:rPr/>
            </w:pPr>
            <w:r w:rsidDel="00000000" w:rsidR="00000000" w:rsidRPr="00000000">
              <w:rPr>
                <w:sz w:val="20"/>
                <w:szCs w:val="20"/>
                <w:rtl w:val="0"/>
              </w:rPr>
              <w:t xml:space="preserve">103 (47%)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A">
            <w:pPr>
              <w:spacing w:line="259" w:lineRule="auto"/>
              <w:ind w:firstLine="0"/>
              <w:rPr/>
            </w:pPr>
            <w:r w:rsidDel="00000000" w:rsidR="00000000" w:rsidRPr="00000000">
              <w:rPr>
                <w:sz w:val="20"/>
                <w:szCs w:val="20"/>
                <w:rtl w:val="0"/>
              </w:rPr>
              <w:t xml:space="preserve">282 (59%)</w:t>
            </w:r>
            <w:r w:rsidDel="00000000" w:rsidR="00000000" w:rsidRPr="00000000">
              <w:rPr>
                <w:rtl w:val="0"/>
              </w:rPr>
            </w:r>
          </w:p>
        </w:tc>
      </w:tr>
      <w:tr>
        <w:trPr>
          <w:cantSplit w:val="0"/>
          <w:trHeight w:val="397" w:hRule="atLeast"/>
          <w:tblHeader w:val="0"/>
        </w:trPr>
        <w:tc>
          <w:tcPr>
            <w:gridSpan w:val="8"/>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BB">
            <w:pPr>
              <w:spacing w:line="259" w:lineRule="auto"/>
              <w:ind w:firstLine="0"/>
              <w:rPr>
                <w:i w:val="1"/>
              </w:rPr>
            </w:pPr>
            <w:r w:rsidDel="00000000" w:rsidR="00000000" w:rsidRPr="00000000">
              <w:rPr>
                <w:i w:val="1"/>
                <w:rtl w:val="0"/>
              </w:rPr>
              <w:t xml:space="preserve">Learnt about Replication Crisis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3">
            <w:pPr>
              <w:spacing w:line="259" w:lineRule="auto"/>
              <w:ind w:firstLine="0"/>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C4">
            <w:pPr>
              <w:spacing w:line="259" w:lineRule="auto"/>
              <w:ind w:firstLine="0"/>
              <w:rPr/>
            </w:pPr>
            <w:r w:rsidDel="00000000" w:rsidR="00000000" w:rsidRPr="00000000">
              <w:rPr>
                <w:sz w:val="20"/>
                <w:szCs w:val="20"/>
                <w:rtl w:val="0"/>
              </w:rPr>
              <w:t xml:space="preserve">62 (36%)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C5">
            <w:pPr>
              <w:spacing w:line="259" w:lineRule="auto"/>
              <w:ind w:firstLine="0"/>
              <w:rPr/>
            </w:pPr>
            <w:r w:rsidDel="00000000" w:rsidR="00000000" w:rsidRPr="00000000">
              <w:rPr>
                <w:sz w:val="20"/>
                <w:szCs w:val="20"/>
                <w:rtl w:val="0"/>
              </w:rPr>
              <w:t xml:space="preserve">35 (21%)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C6">
            <w:pPr>
              <w:spacing w:line="259" w:lineRule="auto"/>
              <w:ind w:firstLine="0"/>
              <w:rPr/>
            </w:pPr>
            <w:r w:rsidDel="00000000" w:rsidR="00000000" w:rsidRPr="00000000">
              <w:rPr>
                <w:sz w:val="20"/>
                <w:szCs w:val="20"/>
                <w:rtl w:val="0"/>
              </w:rPr>
              <w:t xml:space="preserve">4 (12%)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C7">
            <w:pPr>
              <w:spacing w:line="259" w:lineRule="auto"/>
              <w:ind w:firstLine="0"/>
              <w:rPr/>
            </w:pPr>
            <w:r w:rsidDel="00000000" w:rsidR="00000000" w:rsidRPr="00000000">
              <w:rPr>
                <w:sz w:val="20"/>
                <w:szCs w:val="20"/>
                <w:rtl w:val="0"/>
              </w:rPr>
              <w:t xml:space="preserve">27 (23%)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C8">
            <w:pPr>
              <w:spacing w:line="259" w:lineRule="auto"/>
              <w:ind w:firstLine="0"/>
              <w:rPr/>
            </w:pPr>
            <w:r w:rsidDel="00000000" w:rsidR="00000000" w:rsidRPr="00000000">
              <w:rPr>
                <w:sz w:val="20"/>
                <w:szCs w:val="20"/>
                <w:rtl w:val="0"/>
              </w:rPr>
              <w:t xml:space="preserve">66 (24%)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C9">
            <w:pPr>
              <w:spacing w:line="259" w:lineRule="auto"/>
              <w:ind w:firstLine="0"/>
              <w:rPr/>
            </w:pPr>
            <w:r w:rsidDel="00000000" w:rsidR="00000000" w:rsidRPr="00000000">
              <w:rPr>
                <w:sz w:val="20"/>
                <w:szCs w:val="20"/>
                <w:rtl w:val="0"/>
              </w:rPr>
              <w:t xml:space="preserve">70 (30%)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A">
            <w:pPr>
              <w:spacing w:line="259" w:lineRule="auto"/>
              <w:ind w:firstLine="0"/>
              <w:rPr/>
            </w:pPr>
            <w:r w:rsidDel="00000000" w:rsidR="00000000" w:rsidRPr="00000000">
              <w:rPr>
                <w:sz w:val="20"/>
                <w:szCs w:val="20"/>
                <w:rtl w:val="0"/>
              </w:rPr>
              <w:t xml:space="preserve">136 (27%)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B">
            <w:pPr>
              <w:spacing w:line="259" w:lineRule="auto"/>
              <w:ind w:firstLine="0"/>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CC">
            <w:pPr>
              <w:spacing w:line="259" w:lineRule="auto"/>
              <w:ind w:firstLine="0"/>
              <w:rPr/>
            </w:pPr>
            <w:r w:rsidDel="00000000" w:rsidR="00000000" w:rsidRPr="00000000">
              <w:rPr>
                <w:sz w:val="20"/>
                <w:szCs w:val="20"/>
                <w:rtl w:val="0"/>
              </w:rPr>
              <w:t xml:space="preserve">109 (54%)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CD">
            <w:pPr>
              <w:spacing w:line="259" w:lineRule="auto"/>
              <w:ind w:firstLine="0"/>
              <w:rPr/>
            </w:pPr>
            <w:r w:rsidDel="00000000" w:rsidR="00000000" w:rsidRPr="00000000">
              <w:rPr>
                <w:sz w:val="20"/>
                <w:szCs w:val="20"/>
                <w:rtl w:val="0"/>
              </w:rPr>
              <w:t xml:space="preserve">134 (79%)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CE">
            <w:pPr>
              <w:spacing w:line="259" w:lineRule="auto"/>
              <w:ind w:firstLine="0"/>
              <w:rPr/>
            </w:pPr>
            <w:r w:rsidDel="00000000" w:rsidR="00000000" w:rsidRPr="00000000">
              <w:rPr>
                <w:sz w:val="20"/>
                <w:szCs w:val="20"/>
                <w:rtl w:val="0"/>
              </w:rPr>
              <w:t xml:space="preserve">30 (88%)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CF">
            <w:pPr>
              <w:spacing w:line="259" w:lineRule="auto"/>
              <w:ind w:firstLine="0"/>
              <w:rPr/>
            </w:pPr>
            <w:r w:rsidDel="00000000" w:rsidR="00000000" w:rsidRPr="00000000">
              <w:rPr>
                <w:sz w:val="20"/>
                <w:szCs w:val="20"/>
                <w:rtl w:val="0"/>
              </w:rPr>
              <w:t xml:space="preserve">92 (77%)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D0">
            <w:pPr>
              <w:spacing w:line="259" w:lineRule="auto"/>
              <w:ind w:firstLine="0"/>
              <w:rPr/>
            </w:pPr>
            <w:r w:rsidDel="00000000" w:rsidR="00000000" w:rsidRPr="00000000">
              <w:rPr>
                <w:sz w:val="20"/>
                <w:szCs w:val="20"/>
                <w:rtl w:val="0"/>
              </w:rPr>
              <w:t xml:space="preserve">209 (76%)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D1">
            <w:pPr>
              <w:spacing w:line="259" w:lineRule="auto"/>
              <w:ind w:firstLine="0"/>
              <w:rPr/>
            </w:pPr>
            <w:r w:rsidDel="00000000" w:rsidR="00000000" w:rsidRPr="00000000">
              <w:rPr>
                <w:sz w:val="20"/>
                <w:szCs w:val="20"/>
                <w:rtl w:val="0"/>
              </w:rPr>
              <w:t xml:space="preserve">160 (70%)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2">
            <w:pPr>
              <w:spacing w:line="259" w:lineRule="auto"/>
              <w:ind w:firstLine="0"/>
              <w:rPr/>
            </w:pPr>
            <w:r w:rsidDel="00000000" w:rsidR="00000000" w:rsidRPr="00000000">
              <w:rPr>
                <w:sz w:val="20"/>
                <w:szCs w:val="20"/>
                <w:rtl w:val="0"/>
              </w:rPr>
              <w:t xml:space="preserve">369 (73%)</w:t>
            </w:r>
            <w:r w:rsidDel="00000000" w:rsidR="00000000" w:rsidRPr="00000000">
              <w:rPr>
                <w:rtl w:val="0"/>
              </w:rPr>
            </w:r>
          </w:p>
        </w:tc>
      </w:tr>
      <w:tr>
        <w:trPr>
          <w:cantSplit w:val="0"/>
          <w:trHeight w:val="397" w:hRule="atLeast"/>
          <w:tblHeader w:val="0"/>
        </w:trPr>
        <w:tc>
          <w:tcPr>
            <w:gridSpan w:val="8"/>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D3">
            <w:pPr>
              <w:spacing w:line="259" w:lineRule="auto"/>
              <w:ind w:firstLine="0"/>
              <w:rPr>
                <w:i w:val="1"/>
              </w:rPr>
            </w:pPr>
            <w:r w:rsidDel="00000000" w:rsidR="00000000" w:rsidRPr="00000000">
              <w:rPr>
                <w:i w:val="1"/>
                <w:rtl w:val="0"/>
              </w:rPr>
              <w:t xml:space="preserve">Learnt about Open Science</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B">
            <w:pPr>
              <w:spacing w:line="259" w:lineRule="auto"/>
              <w:ind w:firstLine="0"/>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DC">
            <w:pPr>
              <w:spacing w:line="259" w:lineRule="auto"/>
              <w:ind w:firstLine="0"/>
              <w:rPr/>
            </w:pPr>
            <w:r w:rsidDel="00000000" w:rsidR="00000000" w:rsidRPr="00000000">
              <w:rPr>
                <w:sz w:val="20"/>
                <w:szCs w:val="20"/>
                <w:rtl w:val="0"/>
              </w:rPr>
              <w:t xml:space="preserve">275 (84%)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DD">
            <w:pPr>
              <w:spacing w:line="259" w:lineRule="auto"/>
              <w:ind w:firstLine="0"/>
              <w:rPr/>
            </w:pPr>
            <w:r w:rsidDel="00000000" w:rsidR="00000000" w:rsidRPr="00000000">
              <w:rPr>
                <w:sz w:val="20"/>
                <w:szCs w:val="20"/>
                <w:rtl w:val="0"/>
              </w:rPr>
              <w:t xml:space="preserve">188 (72%)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DE">
            <w:pPr>
              <w:spacing w:line="259" w:lineRule="auto"/>
              <w:ind w:firstLine="0"/>
              <w:rPr/>
            </w:pPr>
            <w:r w:rsidDel="00000000" w:rsidR="00000000" w:rsidRPr="00000000">
              <w:rPr>
                <w:sz w:val="20"/>
                <w:szCs w:val="20"/>
                <w:rtl w:val="0"/>
              </w:rPr>
              <w:t xml:space="preserve">32 (70%)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DF">
            <w:pPr>
              <w:spacing w:line="259" w:lineRule="auto"/>
              <w:ind w:firstLine="0"/>
              <w:rPr/>
            </w:pPr>
            <w:r w:rsidDel="00000000" w:rsidR="00000000" w:rsidRPr="00000000">
              <w:rPr>
                <w:sz w:val="20"/>
                <w:szCs w:val="20"/>
                <w:rtl w:val="0"/>
              </w:rPr>
              <w:t xml:space="preserve">130 (76%)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E0">
            <w:pPr>
              <w:spacing w:line="259" w:lineRule="auto"/>
              <w:ind w:firstLine="0"/>
              <w:rPr/>
            </w:pPr>
            <w:r w:rsidDel="00000000" w:rsidR="00000000" w:rsidRPr="00000000">
              <w:rPr>
                <w:sz w:val="20"/>
                <w:szCs w:val="20"/>
                <w:rtl w:val="0"/>
              </w:rPr>
              <w:t xml:space="preserve">302 (72%)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E1">
            <w:pPr>
              <w:spacing w:line="259" w:lineRule="auto"/>
              <w:ind w:firstLine="0"/>
              <w:rPr/>
            </w:pPr>
            <w:r w:rsidDel="00000000" w:rsidR="00000000" w:rsidRPr="00000000">
              <w:rPr>
                <w:sz w:val="20"/>
                <w:szCs w:val="20"/>
                <w:rtl w:val="0"/>
              </w:rPr>
              <w:t xml:space="preserve">347 (85%)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E2">
            <w:pPr>
              <w:spacing w:line="259" w:lineRule="auto"/>
              <w:ind w:firstLine="0"/>
              <w:rPr/>
            </w:pPr>
            <w:r w:rsidDel="00000000" w:rsidR="00000000" w:rsidRPr="00000000">
              <w:rPr>
                <w:sz w:val="20"/>
                <w:szCs w:val="20"/>
                <w:rtl w:val="0"/>
              </w:rPr>
              <w:t xml:space="preserve">649 (78%)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3">
            <w:pPr>
              <w:spacing w:line="259" w:lineRule="auto"/>
              <w:ind w:firstLine="0"/>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E4">
            <w:pPr>
              <w:spacing w:line="259" w:lineRule="auto"/>
              <w:ind w:firstLine="0"/>
              <w:rPr/>
            </w:pPr>
            <w:r w:rsidDel="00000000" w:rsidR="00000000" w:rsidRPr="00000000">
              <w:rPr>
                <w:sz w:val="20"/>
                <w:szCs w:val="20"/>
                <w:rtl w:val="0"/>
              </w:rPr>
              <w:t xml:space="preserve">51 (16%)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E5">
            <w:pPr>
              <w:spacing w:line="259" w:lineRule="auto"/>
              <w:ind w:firstLine="0"/>
              <w:rPr/>
            </w:pPr>
            <w:r w:rsidDel="00000000" w:rsidR="00000000" w:rsidRPr="00000000">
              <w:rPr>
                <w:sz w:val="20"/>
                <w:szCs w:val="20"/>
                <w:rtl w:val="0"/>
              </w:rPr>
              <w:t xml:space="preserve">72 (28%)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E6">
            <w:pPr>
              <w:spacing w:line="259" w:lineRule="auto"/>
              <w:ind w:firstLine="0"/>
              <w:rPr/>
            </w:pPr>
            <w:r w:rsidDel="00000000" w:rsidR="00000000" w:rsidRPr="00000000">
              <w:rPr>
                <w:sz w:val="20"/>
                <w:szCs w:val="20"/>
                <w:rtl w:val="0"/>
              </w:rPr>
              <w:t xml:space="preserve">14 (30%)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E7">
            <w:pPr>
              <w:spacing w:line="259" w:lineRule="auto"/>
              <w:ind w:firstLine="0"/>
              <w:rPr/>
            </w:pPr>
            <w:r w:rsidDel="00000000" w:rsidR="00000000" w:rsidRPr="00000000">
              <w:rPr>
                <w:sz w:val="20"/>
                <w:szCs w:val="20"/>
                <w:rtl w:val="0"/>
              </w:rPr>
              <w:t xml:space="preserve">42 (24%)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E8">
            <w:pPr>
              <w:spacing w:line="259" w:lineRule="auto"/>
              <w:ind w:firstLine="0"/>
              <w:rPr/>
            </w:pPr>
            <w:r w:rsidDel="00000000" w:rsidR="00000000" w:rsidRPr="00000000">
              <w:rPr>
                <w:sz w:val="20"/>
                <w:szCs w:val="20"/>
                <w:rtl w:val="0"/>
              </w:rPr>
              <w:t xml:space="preserve">120 (28%)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E9">
            <w:pPr>
              <w:spacing w:line="259" w:lineRule="auto"/>
              <w:ind w:firstLine="0"/>
              <w:rPr/>
            </w:pPr>
            <w:r w:rsidDel="00000000" w:rsidR="00000000" w:rsidRPr="00000000">
              <w:rPr>
                <w:sz w:val="20"/>
                <w:szCs w:val="20"/>
                <w:rtl w:val="0"/>
              </w:rPr>
              <w:t xml:space="preserve">63 (15%)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EA">
            <w:pPr>
              <w:spacing w:line="259" w:lineRule="auto"/>
              <w:ind w:firstLine="0"/>
              <w:rPr/>
            </w:pPr>
            <w:r w:rsidDel="00000000" w:rsidR="00000000" w:rsidRPr="00000000">
              <w:rPr>
                <w:sz w:val="20"/>
                <w:szCs w:val="20"/>
                <w:rtl w:val="0"/>
              </w:rPr>
              <w:t xml:space="preserve">183 (22%)</w:t>
            </w:r>
            <w:r w:rsidDel="00000000" w:rsidR="00000000" w:rsidRPr="00000000">
              <w:rPr>
                <w:rtl w:val="0"/>
              </w:rPr>
            </w:r>
          </w:p>
        </w:tc>
      </w:tr>
      <w:tr>
        <w:trPr>
          <w:cantSplit w:val="0"/>
          <w:trHeight w:val="397" w:hRule="atLeast"/>
          <w:tblHeader w:val="0"/>
        </w:trPr>
        <w:tc>
          <w:tcPr>
            <w:gridSpan w:val="8"/>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EB">
            <w:pPr>
              <w:spacing w:line="259" w:lineRule="auto"/>
              <w:ind w:firstLine="0"/>
              <w:rPr>
                <w:i w:val="1"/>
              </w:rPr>
            </w:pPr>
            <w:r w:rsidDel="00000000" w:rsidR="00000000" w:rsidRPr="00000000">
              <w:rPr>
                <w:i w:val="1"/>
                <w:rtl w:val="0"/>
              </w:rPr>
              <w:t xml:space="preserve">Could explain Open Science</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3">
            <w:pPr>
              <w:spacing w:line="259" w:lineRule="auto"/>
              <w:ind w:firstLine="0"/>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F4">
            <w:pPr>
              <w:spacing w:line="259" w:lineRule="auto"/>
              <w:ind w:firstLine="0"/>
              <w:rPr/>
            </w:pPr>
            <w:r w:rsidDel="00000000" w:rsidR="00000000" w:rsidRPr="00000000">
              <w:rPr>
                <w:sz w:val="20"/>
                <w:szCs w:val="20"/>
                <w:rtl w:val="0"/>
              </w:rPr>
              <w:t xml:space="preserve">252 (77%)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F5">
            <w:pPr>
              <w:spacing w:line="259" w:lineRule="auto"/>
              <w:ind w:firstLine="0"/>
              <w:rPr/>
            </w:pPr>
            <w:r w:rsidDel="00000000" w:rsidR="00000000" w:rsidRPr="00000000">
              <w:rPr>
                <w:sz w:val="20"/>
                <w:szCs w:val="20"/>
                <w:rtl w:val="0"/>
              </w:rPr>
              <w:t xml:space="preserve">188 (72%)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F6">
            <w:pPr>
              <w:spacing w:line="259" w:lineRule="auto"/>
              <w:ind w:firstLine="0"/>
              <w:rPr/>
            </w:pPr>
            <w:r w:rsidDel="00000000" w:rsidR="00000000" w:rsidRPr="00000000">
              <w:rPr>
                <w:sz w:val="20"/>
                <w:szCs w:val="20"/>
                <w:rtl w:val="0"/>
              </w:rPr>
              <w:t xml:space="preserve">30 (65%)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F7">
            <w:pPr>
              <w:spacing w:line="259" w:lineRule="auto"/>
              <w:ind w:firstLine="0"/>
              <w:rPr/>
            </w:pPr>
            <w:r w:rsidDel="00000000" w:rsidR="00000000" w:rsidRPr="00000000">
              <w:rPr>
                <w:sz w:val="20"/>
                <w:szCs w:val="20"/>
                <w:rtl w:val="0"/>
              </w:rPr>
              <w:t xml:space="preserve">119 (69%)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F8">
            <w:pPr>
              <w:spacing w:line="259" w:lineRule="auto"/>
              <w:ind w:firstLine="0"/>
              <w:rPr/>
            </w:pPr>
            <w:r w:rsidDel="00000000" w:rsidR="00000000" w:rsidRPr="00000000">
              <w:rPr>
                <w:sz w:val="20"/>
                <w:szCs w:val="20"/>
                <w:rtl w:val="0"/>
              </w:rPr>
              <w:t xml:space="preserve">300 (71%)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F9">
            <w:pPr>
              <w:spacing w:line="259" w:lineRule="auto"/>
              <w:ind w:firstLine="0"/>
              <w:rPr/>
            </w:pPr>
            <w:r w:rsidDel="00000000" w:rsidR="00000000" w:rsidRPr="00000000">
              <w:rPr>
                <w:sz w:val="20"/>
                <w:szCs w:val="20"/>
                <w:rtl w:val="0"/>
              </w:rPr>
              <w:t xml:space="preserve">309 (75%)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A">
            <w:pPr>
              <w:spacing w:line="259" w:lineRule="auto"/>
              <w:ind w:firstLine="0"/>
              <w:rPr/>
            </w:pPr>
            <w:r w:rsidDel="00000000" w:rsidR="00000000" w:rsidRPr="00000000">
              <w:rPr>
                <w:sz w:val="20"/>
                <w:szCs w:val="20"/>
                <w:rtl w:val="0"/>
              </w:rPr>
              <w:t xml:space="preserve">609 (73%)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B">
            <w:pPr>
              <w:spacing w:line="259" w:lineRule="auto"/>
              <w:ind w:firstLine="0"/>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FC">
            <w:pPr>
              <w:spacing w:line="259" w:lineRule="auto"/>
              <w:ind w:firstLine="0"/>
              <w:rPr/>
            </w:pPr>
            <w:r w:rsidDel="00000000" w:rsidR="00000000" w:rsidRPr="00000000">
              <w:rPr>
                <w:sz w:val="20"/>
                <w:szCs w:val="20"/>
                <w:rtl w:val="0"/>
              </w:rPr>
              <w:t xml:space="preserve">74 (23%)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FD">
            <w:pPr>
              <w:spacing w:line="259" w:lineRule="auto"/>
              <w:ind w:firstLine="0"/>
              <w:rPr/>
            </w:pPr>
            <w:r w:rsidDel="00000000" w:rsidR="00000000" w:rsidRPr="00000000">
              <w:rPr>
                <w:sz w:val="20"/>
                <w:szCs w:val="20"/>
                <w:rtl w:val="0"/>
              </w:rPr>
              <w:t xml:space="preserve">72 (28%)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FE">
            <w:pPr>
              <w:spacing w:line="259" w:lineRule="auto"/>
              <w:ind w:firstLine="0"/>
              <w:rPr/>
            </w:pPr>
            <w:r w:rsidDel="00000000" w:rsidR="00000000" w:rsidRPr="00000000">
              <w:rPr>
                <w:sz w:val="20"/>
                <w:szCs w:val="20"/>
                <w:rtl w:val="0"/>
              </w:rPr>
              <w:t xml:space="preserve">16 (35%)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FF">
            <w:pPr>
              <w:spacing w:line="259" w:lineRule="auto"/>
              <w:ind w:firstLine="0"/>
              <w:rPr/>
            </w:pPr>
            <w:r w:rsidDel="00000000" w:rsidR="00000000" w:rsidRPr="00000000">
              <w:rPr>
                <w:sz w:val="20"/>
                <w:szCs w:val="20"/>
                <w:rtl w:val="0"/>
              </w:rPr>
              <w:t xml:space="preserve">53 (31%)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00">
            <w:pPr>
              <w:spacing w:line="259" w:lineRule="auto"/>
              <w:ind w:firstLine="0"/>
              <w:rPr/>
            </w:pPr>
            <w:r w:rsidDel="00000000" w:rsidR="00000000" w:rsidRPr="00000000">
              <w:rPr>
                <w:sz w:val="20"/>
                <w:szCs w:val="20"/>
                <w:rtl w:val="0"/>
              </w:rPr>
              <w:t xml:space="preserve">122 (29%)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01">
            <w:pPr>
              <w:spacing w:line="259" w:lineRule="auto"/>
              <w:ind w:firstLine="0"/>
              <w:rPr/>
            </w:pPr>
            <w:r w:rsidDel="00000000" w:rsidR="00000000" w:rsidRPr="00000000">
              <w:rPr>
                <w:sz w:val="20"/>
                <w:szCs w:val="20"/>
                <w:rtl w:val="0"/>
              </w:rPr>
              <w:t xml:space="preserve">101 (25%)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2">
            <w:pPr>
              <w:spacing w:line="259" w:lineRule="auto"/>
              <w:ind w:firstLine="0"/>
              <w:rPr/>
            </w:pPr>
            <w:r w:rsidDel="00000000" w:rsidR="00000000" w:rsidRPr="00000000">
              <w:rPr>
                <w:sz w:val="20"/>
                <w:szCs w:val="20"/>
                <w:rtl w:val="0"/>
              </w:rPr>
              <w:t xml:space="preserve">223 (27%)</w:t>
            </w:r>
            <w:r w:rsidDel="00000000" w:rsidR="00000000" w:rsidRPr="00000000">
              <w:rPr>
                <w:rtl w:val="0"/>
              </w:rPr>
            </w:r>
          </w:p>
        </w:tc>
      </w:tr>
      <w:tr>
        <w:trPr>
          <w:cantSplit w:val="0"/>
          <w:trHeight w:val="397" w:hRule="atLeast"/>
          <w:tblHeader w:val="0"/>
        </w:trPr>
        <w:tc>
          <w:tcPr>
            <w:gridSpan w:val="8"/>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03">
            <w:pPr>
              <w:spacing w:line="259" w:lineRule="auto"/>
              <w:ind w:firstLine="0"/>
              <w:rPr>
                <w:i w:val="1"/>
              </w:rPr>
            </w:pPr>
            <w:r w:rsidDel="00000000" w:rsidR="00000000" w:rsidRPr="00000000">
              <w:rPr>
                <w:i w:val="1"/>
                <w:rtl w:val="0"/>
              </w:rPr>
              <w:t xml:space="preserve">Applicable to Undergraduates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B">
            <w:pPr>
              <w:spacing w:line="259" w:lineRule="auto"/>
              <w:ind w:firstLine="0"/>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0C">
            <w:pPr>
              <w:spacing w:line="259" w:lineRule="auto"/>
              <w:ind w:firstLine="0"/>
              <w:rPr/>
            </w:pPr>
            <w:r w:rsidDel="00000000" w:rsidR="00000000" w:rsidRPr="00000000">
              <w:rPr>
                <w:sz w:val="20"/>
                <w:szCs w:val="20"/>
                <w:rtl w:val="0"/>
              </w:rPr>
              <w:t xml:space="preserve">35 (11%)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0D">
            <w:pPr>
              <w:spacing w:line="259" w:lineRule="auto"/>
              <w:ind w:firstLine="0"/>
              <w:rPr/>
            </w:pPr>
            <w:r w:rsidDel="00000000" w:rsidR="00000000" w:rsidRPr="00000000">
              <w:rPr>
                <w:sz w:val="20"/>
                <w:szCs w:val="20"/>
                <w:rtl w:val="0"/>
              </w:rPr>
              <w:t xml:space="preserve">23 (7%)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0E">
            <w:pPr>
              <w:spacing w:line="259" w:lineRule="auto"/>
              <w:ind w:firstLine="0"/>
              <w:rPr/>
            </w:pPr>
            <w:r w:rsidDel="00000000" w:rsidR="00000000" w:rsidRPr="00000000">
              <w:rPr>
                <w:sz w:val="20"/>
                <w:szCs w:val="20"/>
                <w:rtl w:val="0"/>
              </w:rPr>
              <w:t xml:space="preserve">4 (9%)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0F">
            <w:pPr>
              <w:spacing w:line="259" w:lineRule="auto"/>
              <w:ind w:firstLine="0"/>
              <w:rPr/>
            </w:pPr>
            <w:r w:rsidDel="00000000" w:rsidR="00000000" w:rsidRPr="00000000">
              <w:rPr>
                <w:sz w:val="20"/>
                <w:szCs w:val="20"/>
                <w:rtl w:val="0"/>
              </w:rPr>
              <w:t xml:space="preserve">14 (8%)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0">
            <w:pPr>
              <w:spacing w:line="259" w:lineRule="auto"/>
              <w:ind w:firstLine="0"/>
              <w:rPr/>
            </w:pPr>
            <w:r w:rsidDel="00000000" w:rsidR="00000000" w:rsidRPr="00000000">
              <w:rPr>
                <w:sz w:val="20"/>
                <w:szCs w:val="20"/>
                <w:rtl w:val="0"/>
              </w:rPr>
              <w:t xml:space="preserve">42 (10%)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1">
            <w:pPr>
              <w:spacing w:line="259" w:lineRule="auto"/>
              <w:ind w:firstLine="0"/>
              <w:rPr/>
            </w:pPr>
            <w:r w:rsidDel="00000000" w:rsidR="00000000" w:rsidRPr="00000000">
              <w:rPr>
                <w:sz w:val="20"/>
                <w:szCs w:val="20"/>
                <w:rtl w:val="0"/>
              </w:rPr>
              <w:t xml:space="preserve">39 (10%)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2">
            <w:pPr>
              <w:spacing w:line="259" w:lineRule="auto"/>
              <w:ind w:firstLine="0"/>
              <w:rPr/>
            </w:pPr>
            <w:r w:rsidDel="00000000" w:rsidR="00000000" w:rsidRPr="00000000">
              <w:rPr>
                <w:sz w:val="20"/>
                <w:szCs w:val="20"/>
                <w:rtl w:val="0"/>
              </w:rPr>
              <w:t xml:space="preserve">81 (10%)</w:t>
            </w:r>
            <w:r w:rsidDel="00000000" w:rsidR="00000000" w:rsidRPr="00000000">
              <w:rPr>
                <w:rtl w:val="0"/>
              </w:rPr>
            </w:r>
          </w:p>
        </w:tc>
      </w:tr>
      <w:tr>
        <w:trPr>
          <w:cantSplit w:val="0"/>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13">
            <w:pPr>
              <w:spacing w:line="259" w:lineRule="auto"/>
              <w:ind w:firstLine="0"/>
              <w:rPr/>
            </w:pPr>
            <w:r w:rsidDel="00000000" w:rsidR="00000000" w:rsidRPr="00000000">
              <w:rPr>
                <w:rtl w:val="0"/>
              </w:rPr>
              <w:t xml:space="preserve">Yes</w:t>
            </w:r>
          </w:p>
        </w:tc>
        <w:tc>
          <w:tcPr>
            <w:tcBorders>
              <w:top w:color="000000" w:space="0" w:sz="0" w:val="nil"/>
              <w:left w:color="000000" w:space="0" w:sz="0" w:val="nil"/>
              <w:right w:color="000000" w:space="0" w:sz="0" w:val="nil"/>
            </w:tcBorders>
            <w:vAlign w:val="center"/>
          </w:tcPr>
          <w:p w:rsidR="00000000" w:rsidDel="00000000" w:rsidP="00000000" w:rsidRDefault="00000000" w:rsidRPr="00000000" w14:paraId="00000114">
            <w:pPr>
              <w:spacing w:line="259" w:lineRule="auto"/>
              <w:ind w:firstLine="0"/>
              <w:rPr/>
            </w:pPr>
            <w:r w:rsidDel="00000000" w:rsidR="00000000" w:rsidRPr="00000000">
              <w:rPr>
                <w:sz w:val="20"/>
                <w:szCs w:val="20"/>
                <w:rtl w:val="0"/>
              </w:rPr>
              <w:t xml:space="preserve">291 (89%)</w:t>
            </w:r>
            <w:r w:rsidDel="00000000" w:rsidR="00000000" w:rsidRPr="00000000">
              <w:rPr>
                <w:rtl w:val="0"/>
              </w:rPr>
            </w:r>
          </w:p>
        </w:tc>
        <w:tc>
          <w:tcPr>
            <w:tcBorders>
              <w:top w:color="000000" w:space="0" w:sz="0" w:val="nil"/>
              <w:left w:color="000000" w:space="0" w:sz="0" w:val="nil"/>
              <w:right w:color="000000" w:space="0" w:sz="0" w:val="nil"/>
            </w:tcBorders>
            <w:vAlign w:val="center"/>
          </w:tcPr>
          <w:p w:rsidR="00000000" w:rsidDel="00000000" w:rsidP="00000000" w:rsidRDefault="00000000" w:rsidRPr="00000000" w14:paraId="00000115">
            <w:pPr>
              <w:spacing w:line="259" w:lineRule="auto"/>
              <w:ind w:firstLine="0"/>
              <w:rPr/>
            </w:pPr>
            <w:r w:rsidDel="00000000" w:rsidR="00000000" w:rsidRPr="00000000">
              <w:rPr>
                <w:sz w:val="20"/>
                <w:szCs w:val="20"/>
                <w:rtl w:val="0"/>
              </w:rPr>
              <w:t xml:space="preserve">291 (93%)</w:t>
            </w:r>
            <w:r w:rsidDel="00000000" w:rsidR="00000000" w:rsidRPr="00000000">
              <w:rPr>
                <w:rtl w:val="0"/>
              </w:rPr>
            </w:r>
          </w:p>
        </w:tc>
        <w:tc>
          <w:tcPr>
            <w:tcBorders>
              <w:top w:color="000000" w:space="0" w:sz="0" w:val="nil"/>
              <w:left w:color="000000" w:space="0" w:sz="0" w:val="nil"/>
              <w:right w:color="000000" w:space="0" w:sz="0" w:val="nil"/>
            </w:tcBorders>
            <w:vAlign w:val="center"/>
          </w:tcPr>
          <w:p w:rsidR="00000000" w:rsidDel="00000000" w:rsidP="00000000" w:rsidRDefault="00000000" w:rsidRPr="00000000" w14:paraId="00000116">
            <w:pPr>
              <w:spacing w:line="259" w:lineRule="auto"/>
              <w:ind w:firstLine="0"/>
              <w:rPr/>
            </w:pPr>
            <w:r w:rsidDel="00000000" w:rsidR="00000000" w:rsidRPr="00000000">
              <w:rPr>
                <w:sz w:val="20"/>
                <w:szCs w:val="20"/>
                <w:rtl w:val="0"/>
              </w:rPr>
              <w:t xml:space="preserve">42 (91%)</w:t>
            </w:r>
            <w:r w:rsidDel="00000000" w:rsidR="00000000" w:rsidRPr="00000000">
              <w:rPr>
                <w:rtl w:val="0"/>
              </w:rPr>
            </w:r>
          </w:p>
        </w:tc>
        <w:tc>
          <w:tcPr>
            <w:tcBorders>
              <w:top w:color="000000" w:space="0" w:sz="0" w:val="nil"/>
              <w:left w:color="000000" w:space="0" w:sz="0" w:val="nil"/>
              <w:right w:color="000000" w:space="0" w:sz="0" w:val="nil"/>
            </w:tcBorders>
            <w:vAlign w:val="center"/>
          </w:tcPr>
          <w:p w:rsidR="00000000" w:rsidDel="00000000" w:rsidP="00000000" w:rsidRDefault="00000000" w:rsidRPr="00000000" w14:paraId="00000117">
            <w:pPr>
              <w:spacing w:line="259" w:lineRule="auto"/>
              <w:ind w:firstLine="0"/>
              <w:rPr/>
            </w:pPr>
            <w:r w:rsidDel="00000000" w:rsidR="00000000" w:rsidRPr="00000000">
              <w:rPr>
                <w:sz w:val="20"/>
                <w:szCs w:val="20"/>
                <w:rtl w:val="0"/>
              </w:rPr>
              <w:t xml:space="preserve">158 (92%)</w:t>
            </w:r>
            <w:r w:rsidDel="00000000" w:rsidR="00000000" w:rsidRPr="00000000">
              <w:rPr>
                <w:rtl w:val="0"/>
              </w:rPr>
            </w:r>
          </w:p>
        </w:tc>
        <w:tc>
          <w:tcPr>
            <w:tcBorders>
              <w:top w:color="000000" w:space="0" w:sz="0" w:val="nil"/>
              <w:left w:color="000000" w:space="0" w:sz="0" w:val="nil"/>
              <w:right w:color="000000" w:space="0" w:sz="0" w:val="nil"/>
            </w:tcBorders>
            <w:vAlign w:val="center"/>
          </w:tcPr>
          <w:p w:rsidR="00000000" w:rsidDel="00000000" w:rsidP="00000000" w:rsidRDefault="00000000" w:rsidRPr="00000000" w14:paraId="00000118">
            <w:pPr>
              <w:spacing w:line="259" w:lineRule="auto"/>
              <w:ind w:firstLine="0"/>
              <w:rPr/>
            </w:pPr>
            <w:r w:rsidDel="00000000" w:rsidR="00000000" w:rsidRPr="00000000">
              <w:rPr>
                <w:sz w:val="20"/>
                <w:szCs w:val="20"/>
                <w:rtl w:val="0"/>
              </w:rPr>
              <w:t xml:space="preserve">380 (90%)</w:t>
            </w:r>
            <w:r w:rsidDel="00000000" w:rsidR="00000000" w:rsidRPr="00000000">
              <w:rPr>
                <w:rtl w:val="0"/>
              </w:rPr>
            </w:r>
          </w:p>
        </w:tc>
        <w:tc>
          <w:tcPr>
            <w:tcBorders>
              <w:top w:color="000000" w:space="0" w:sz="0" w:val="nil"/>
              <w:left w:color="000000" w:space="0" w:sz="0" w:val="nil"/>
              <w:right w:color="000000" w:space="0" w:sz="0" w:val="nil"/>
            </w:tcBorders>
            <w:vAlign w:val="center"/>
          </w:tcPr>
          <w:p w:rsidR="00000000" w:rsidDel="00000000" w:rsidP="00000000" w:rsidRDefault="00000000" w:rsidRPr="00000000" w14:paraId="00000119">
            <w:pPr>
              <w:spacing w:line="259" w:lineRule="auto"/>
              <w:ind w:firstLine="0"/>
              <w:rPr/>
            </w:pPr>
            <w:r w:rsidDel="00000000" w:rsidR="00000000" w:rsidRPr="00000000">
              <w:rPr>
                <w:sz w:val="20"/>
                <w:szCs w:val="20"/>
                <w:rtl w:val="0"/>
              </w:rPr>
              <w:t xml:space="preserve">371 (90%)</w:t>
            </w:r>
            <w:r w:rsidDel="00000000" w:rsidR="00000000" w:rsidRPr="00000000">
              <w:rPr>
                <w:rtl w:val="0"/>
              </w:rPr>
            </w:r>
          </w:p>
        </w:tc>
        <w:tc>
          <w:tcPr>
            <w:tcBorders>
              <w:top w:color="000000" w:space="0" w:sz="0" w:val="nil"/>
              <w:left w:color="000000" w:space="0" w:sz="0" w:val="nil"/>
              <w:right w:color="000000" w:space="0" w:sz="0" w:val="nil"/>
            </w:tcBorders>
            <w:vAlign w:val="center"/>
          </w:tcPr>
          <w:p w:rsidR="00000000" w:rsidDel="00000000" w:rsidP="00000000" w:rsidRDefault="00000000" w:rsidRPr="00000000" w14:paraId="0000011A">
            <w:pPr>
              <w:spacing w:line="259" w:lineRule="auto"/>
              <w:ind w:firstLine="0"/>
              <w:rPr/>
            </w:pPr>
            <w:r w:rsidDel="00000000" w:rsidR="00000000" w:rsidRPr="00000000">
              <w:rPr>
                <w:sz w:val="20"/>
                <w:szCs w:val="20"/>
                <w:rtl w:val="0"/>
              </w:rPr>
              <w:t xml:space="preserve">751 (90%)</w:t>
            </w:r>
            <w:r w:rsidDel="00000000" w:rsidR="00000000" w:rsidRPr="00000000">
              <w:rPr>
                <w:rtl w:val="0"/>
              </w:rPr>
            </w:r>
          </w:p>
        </w:tc>
      </w:tr>
    </w:tbl>
    <w:p w:rsidR="00000000" w:rsidDel="00000000" w:rsidP="00000000" w:rsidRDefault="00000000" w:rsidRPr="00000000" w14:paraId="0000011B">
      <w:pPr>
        <w:spacing w:line="259" w:lineRule="auto"/>
        <w:ind w:firstLine="0"/>
        <w:rPr>
          <w:b w:val="1"/>
        </w:rPr>
      </w:pPr>
      <w:r w:rsidDel="00000000" w:rsidR="00000000" w:rsidRPr="00000000">
        <w:br w:type="page"/>
      </w:r>
      <w:r w:rsidDel="00000000" w:rsidR="00000000" w:rsidRPr="00000000">
        <w:rPr>
          <w:rtl w:val="0"/>
        </w:rPr>
      </w:r>
    </w:p>
    <w:p w:rsidR="00000000" w:rsidDel="00000000" w:rsidP="00000000" w:rsidRDefault="00000000" w:rsidRPr="00000000" w14:paraId="0000011C">
      <w:pPr>
        <w:pStyle w:val="Heading3"/>
        <w:keepNext w:val="1"/>
        <w:spacing w:line="480" w:lineRule="auto"/>
        <w:rPr/>
      </w:pPr>
      <w:r w:rsidDel="00000000" w:rsidR="00000000" w:rsidRPr="00000000">
        <w:rPr>
          <w:rtl w:val="0"/>
        </w:rPr>
        <w:t xml:space="preserve">Differences in performance across different open research practices</w:t>
      </w:r>
    </w:p>
    <w:p w:rsidR="00000000" w:rsidDel="00000000" w:rsidP="00000000" w:rsidRDefault="00000000" w:rsidRPr="00000000" w14:paraId="0000011D">
      <w:pPr>
        <w:spacing w:line="480" w:lineRule="auto"/>
        <w:ind w:firstLine="0"/>
        <w:rPr/>
      </w:pPr>
      <w:r w:rsidDel="00000000" w:rsidR="00000000" w:rsidRPr="00000000">
        <w:rPr>
          <w:rtl w:val="0"/>
        </w:rPr>
        <w:t xml:space="preserve">We explored whether performance on the primary DV’s differed for different open research practices (open data; open materials/code; open access journals; study preregistration; print archiving/preprints; open educational materials; power analysis; replication studies) using one-way ANOVAs with score as the dependent variable and open research principle as an independent variable (for categorical DVs a chi-squared of 8 open research practices x 2 response categories, was used). There was a significant difference in students’ contextual perceptions of open research across research practices, </w:t>
      </w:r>
      <w:r w:rsidDel="00000000" w:rsidR="00000000" w:rsidRPr="00000000">
        <w:rPr>
          <w:i w:val="1"/>
          <w:rtl w:val="0"/>
        </w:rPr>
        <w:t xml:space="preserve">F </w:t>
      </w:r>
      <w:r w:rsidDel="00000000" w:rsidR="00000000" w:rsidRPr="00000000">
        <w:rPr>
          <w:rtl w:val="0"/>
        </w:rPr>
        <w:t xml:space="preserve">(7, 6169) = 691.85, </w:t>
      </w:r>
      <w:r w:rsidDel="00000000" w:rsidR="00000000" w:rsidRPr="00000000">
        <w:rPr>
          <w:i w:val="1"/>
          <w:rtl w:val="0"/>
        </w:rPr>
        <w:t xml:space="preserve">p </w:t>
      </w:r>
      <w:r w:rsidDel="00000000" w:rsidR="00000000" w:rsidRPr="00000000">
        <w:rPr>
          <w:rtl w:val="0"/>
        </w:rPr>
        <w:t xml:space="preserve">&lt; .001, </w:t>
      </w:r>
      <w:r w:rsidDel="00000000" w:rsidR="00000000" w:rsidRPr="00000000">
        <w:rPr>
          <w:i w:val="1"/>
          <w:rtl w:val="0"/>
        </w:rPr>
        <w:t xml:space="preserve">η</w:t>
      </w:r>
      <w:r w:rsidDel="00000000" w:rsidR="00000000" w:rsidRPr="00000000">
        <w:rPr>
          <w:i w:val="1"/>
          <w:vertAlign w:val="subscript"/>
          <w:rtl w:val="0"/>
        </w:rPr>
        <w:t xml:space="preserve">p</w:t>
      </w:r>
      <w:r w:rsidDel="00000000" w:rsidR="00000000" w:rsidRPr="00000000">
        <w:rPr>
          <w:i w:val="1"/>
          <w:vertAlign w:val="superscript"/>
          <w:rtl w:val="0"/>
        </w:rPr>
        <w:t xml:space="preserve">2 </w:t>
      </w:r>
      <w:r w:rsidDel="00000000" w:rsidR="00000000" w:rsidRPr="00000000">
        <w:rPr>
          <w:rtl w:val="0"/>
        </w:rPr>
        <w:t xml:space="preserve">= .44. Bonferroni post-hoc tests highlighted significant differences between nearly all open research practices except for pre-registration and open data, power analysis and replication, open materials and open educational materials, and open access and both open materials and open educational materials (see Figure 4a). There was also a significant difference in students’ situational perceptions of open research across research practices, </w:t>
      </w:r>
      <w:r w:rsidDel="00000000" w:rsidR="00000000" w:rsidRPr="00000000">
        <w:rPr>
          <w:i w:val="1"/>
          <w:rtl w:val="0"/>
        </w:rPr>
        <w:t xml:space="preserve">F </w:t>
      </w:r>
      <w:r w:rsidDel="00000000" w:rsidR="00000000" w:rsidRPr="00000000">
        <w:rPr>
          <w:rtl w:val="0"/>
        </w:rPr>
        <w:t xml:space="preserve">(7, 5580) = 451.77, </w:t>
      </w:r>
      <w:r w:rsidDel="00000000" w:rsidR="00000000" w:rsidRPr="00000000">
        <w:rPr>
          <w:i w:val="1"/>
          <w:rtl w:val="0"/>
        </w:rPr>
        <w:t xml:space="preserve">p</w:t>
      </w:r>
      <w:r w:rsidDel="00000000" w:rsidR="00000000" w:rsidRPr="00000000">
        <w:rPr>
          <w:rtl w:val="0"/>
        </w:rPr>
        <w:t xml:space="preserve">&lt;.001, </w:t>
      </w:r>
      <w:r w:rsidDel="00000000" w:rsidR="00000000" w:rsidRPr="00000000">
        <w:rPr>
          <w:i w:val="1"/>
          <w:rtl w:val="0"/>
        </w:rPr>
        <w:t xml:space="preserve">η</w:t>
      </w:r>
      <w:r w:rsidDel="00000000" w:rsidR="00000000" w:rsidRPr="00000000">
        <w:rPr>
          <w:i w:val="1"/>
          <w:vertAlign w:val="subscript"/>
          <w:rtl w:val="0"/>
        </w:rPr>
        <w:t xml:space="preserve">p</w:t>
      </w:r>
      <w:r w:rsidDel="00000000" w:rsidR="00000000" w:rsidRPr="00000000">
        <w:rPr>
          <w:i w:val="1"/>
          <w:vertAlign w:val="superscript"/>
          <w:rtl w:val="0"/>
        </w:rPr>
        <w:t xml:space="preserve">2 </w:t>
      </w:r>
      <w:r w:rsidDel="00000000" w:rsidR="00000000" w:rsidRPr="00000000">
        <w:rPr>
          <w:rtl w:val="0"/>
        </w:rPr>
        <w:t xml:space="preserve">= .35. Post-hoc tests indicated significant differences between practices revealing that students had the poorest situational perceptions of pre-prints, followed by open access, followed by open data (significant differences between each of these and all other practices). They had the most positive situational perceptions of pre-registration, power, open materials and open educational materials (no significant differences between these four practices) (see Figure 4b). </w:t>
      </w:r>
    </w:p>
    <w:p w:rsidR="00000000" w:rsidDel="00000000" w:rsidP="00000000" w:rsidRDefault="00000000" w:rsidRPr="00000000" w14:paraId="0000011E">
      <w:pPr>
        <w:spacing w:line="480" w:lineRule="auto"/>
        <w:ind w:firstLine="0"/>
        <w:jc w:val="center"/>
        <w:rPr>
          <w:b w:val="1"/>
        </w:rPr>
      </w:pPr>
      <w:r w:rsidDel="00000000" w:rsidR="00000000" w:rsidRPr="00000000">
        <w:rPr>
          <w:b w:val="1"/>
          <w:rtl w:val="0"/>
        </w:rPr>
        <w:t xml:space="preserve">INSERT FIGURE 4 HERE</w:t>
      </w:r>
    </w:p>
    <w:p w:rsidR="00000000" w:rsidDel="00000000" w:rsidP="00000000" w:rsidRDefault="00000000" w:rsidRPr="00000000" w14:paraId="0000011F">
      <w:pPr>
        <w:spacing w:line="480" w:lineRule="auto"/>
        <w:ind w:firstLine="0"/>
        <w:rPr/>
      </w:pPr>
      <w:r w:rsidDel="00000000" w:rsidR="00000000" w:rsidRPr="00000000">
        <w:rPr>
          <w:b w:val="1"/>
          <w:rtl w:val="0"/>
        </w:rPr>
        <w:t xml:space="preserve">Figure 4</w:t>
      </w:r>
      <w:r w:rsidDel="00000000" w:rsidR="00000000" w:rsidRPr="00000000">
        <w:rPr>
          <w:rtl w:val="0"/>
        </w:rPr>
      </w:r>
    </w:p>
    <w:p w:rsidR="00000000" w:rsidDel="00000000" w:rsidP="00000000" w:rsidRDefault="00000000" w:rsidRPr="00000000" w14:paraId="00000120">
      <w:pPr>
        <w:spacing w:line="480" w:lineRule="auto"/>
        <w:ind w:firstLine="0"/>
        <w:rPr>
          <w:i w:val="1"/>
        </w:rPr>
      </w:pPr>
      <w:r w:rsidDel="00000000" w:rsidR="00000000" w:rsidRPr="00000000">
        <w:rPr>
          <w:i w:val="1"/>
          <w:rtl w:val="0"/>
        </w:rPr>
        <w:t xml:space="preserve">Differences in students’ contextual (A) and situational (B) perceptions of open research across different practices. </w:t>
      </w:r>
    </w:p>
    <w:p w:rsidR="00000000" w:rsidDel="00000000" w:rsidP="00000000" w:rsidRDefault="00000000" w:rsidRPr="00000000" w14:paraId="00000121">
      <w:pPr>
        <w:spacing w:line="480" w:lineRule="auto"/>
        <w:ind w:firstLine="0"/>
        <w:rPr>
          <w:i w:val="1"/>
        </w:rPr>
      </w:pPr>
      <w:r w:rsidDel="00000000" w:rsidR="00000000" w:rsidRPr="00000000">
        <w:rPr>
          <w:rtl w:val="0"/>
        </w:rPr>
        <w:t xml:space="preserve">Note: Higher scores indicate more positive perceptions (contextual range -2 to +2; situational range 0 to 4). These plots show median (indicated by dark vertical black line) and interquartile range (indicated by bounds of coloured box).</w:t>
      </w:r>
      <w:r w:rsidDel="00000000" w:rsidR="00000000" w:rsidRPr="00000000">
        <w:rPr>
          <w:rtl w:val="0"/>
        </w:rPr>
      </w:r>
    </w:p>
    <w:p w:rsidR="00000000" w:rsidDel="00000000" w:rsidP="00000000" w:rsidRDefault="00000000" w:rsidRPr="00000000" w14:paraId="00000122">
      <w:pPr>
        <w:spacing w:line="480" w:lineRule="auto"/>
        <w:ind w:firstLine="0"/>
        <w:rPr/>
      </w:pPr>
      <w:r w:rsidDel="00000000" w:rsidR="00000000" w:rsidRPr="00000000">
        <w:rPr>
          <w:rtl w:val="0"/>
        </w:rPr>
        <w:t xml:space="preserve">Chi-squared analyses also revealed significant differences in awareness, </w:t>
      </w:r>
      <w:r w:rsidDel="00000000" w:rsidR="00000000" w:rsidRPr="00000000">
        <w:rPr>
          <w:i w:val="1"/>
          <w:rtl w:val="0"/>
        </w:rPr>
        <w:t xml:space="preserve">X</w:t>
      </w:r>
      <w:r w:rsidDel="00000000" w:rsidR="00000000" w:rsidRPr="00000000">
        <w:rPr>
          <w:i w:val="1"/>
          <w:vertAlign w:val="superscript"/>
          <w:rtl w:val="0"/>
        </w:rPr>
        <w:t xml:space="preserve">2 </w:t>
      </w:r>
      <w:r w:rsidDel="00000000" w:rsidR="00000000" w:rsidRPr="00000000">
        <w:rPr>
          <w:rtl w:val="0"/>
        </w:rPr>
        <w:t xml:space="preserve">(7, N=889) = 363.59, </w:t>
      </w:r>
      <w:r w:rsidDel="00000000" w:rsidR="00000000" w:rsidRPr="00000000">
        <w:rPr>
          <w:i w:val="1"/>
          <w:rtl w:val="0"/>
        </w:rPr>
        <w:t xml:space="preserve">p</w:t>
      </w:r>
      <w:r w:rsidDel="00000000" w:rsidR="00000000" w:rsidRPr="00000000">
        <w:rPr>
          <w:rtl w:val="0"/>
        </w:rPr>
        <w:t xml:space="preserve"> &lt;.001 and experience, </w:t>
      </w:r>
      <w:r w:rsidDel="00000000" w:rsidR="00000000" w:rsidRPr="00000000">
        <w:rPr>
          <w:i w:val="1"/>
          <w:rtl w:val="0"/>
        </w:rPr>
        <w:t xml:space="preserve">X</w:t>
      </w:r>
      <w:r w:rsidDel="00000000" w:rsidR="00000000" w:rsidRPr="00000000">
        <w:rPr>
          <w:i w:val="1"/>
          <w:vertAlign w:val="superscript"/>
          <w:rtl w:val="0"/>
        </w:rPr>
        <w:t xml:space="preserve">2 </w:t>
      </w:r>
      <w:r w:rsidDel="00000000" w:rsidR="00000000" w:rsidRPr="00000000">
        <w:rPr>
          <w:rtl w:val="0"/>
        </w:rPr>
        <w:t xml:space="preserve">(7, N=832) = 760.78, </w:t>
      </w:r>
      <w:r w:rsidDel="00000000" w:rsidR="00000000" w:rsidRPr="00000000">
        <w:rPr>
          <w:i w:val="1"/>
          <w:rtl w:val="0"/>
        </w:rPr>
        <w:t xml:space="preserve">p</w:t>
      </w:r>
      <w:r w:rsidDel="00000000" w:rsidR="00000000" w:rsidRPr="00000000">
        <w:rPr>
          <w:rtl w:val="0"/>
        </w:rPr>
        <w:t xml:space="preserve"> &lt;.001 of different open research practices (see Table 3). To further investigate the source of these differences, we generated standardised residuals for each principle. For standardised residuals, values +/- 2 can be considered large enough to contribute to a significant p-value (given that standardised residuals are generated from a standard normal distribution with a mean of 0 and standard deviation of 1). Based on the standard residuals (Table 3) the effects were driven by higher proportions of students than expected being aware of open data, open access and replication, whilst lower proportions than expected were aware of open materials, pre-registration, pre-prints and power. Similarly, for experience, patterns were driven by higher proportions of students stating they had experience of open access, replication, and open educational materials, whilst lower proportions of students had experience of open data, open materials, pre-registration, pre-prints and power. </w:t>
      </w:r>
    </w:p>
    <w:p w:rsidR="00000000" w:rsidDel="00000000" w:rsidP="00000000" w:rsidRDefault="00000000" w:rsidRPr="00000000" w14:paraId="00000123">
      <w:pPr>
        <w:spacing w:line="259" w:lineRule="auto"/>
        <w:ind w:firstLine="0"/>
        <w:rPr>
          <w:b w:val="1"/>
        </w:rPr>
      </w:pPr>
      <w:r w:rsidDel="00000000" w:rsidR="00000000" w:rsidRPr="00000000">
        <w:br w:type="page"/>
      </w:r>
      <w:r w:rsidDel="00000000" w:rsidR="00000000" w:rsidRPr="00000000">
        <w:rPr>
          <w:rtl w:val="0"/>
        </w:rPr>
      </w:r>
    </w:p>
    <w:p w:rsidR="00000000" w:rsidDel="00000000" w:rsidP="00000000" w:rsidRDefault="00000000" w:rsidRPr="00000000" w14:paraId="00000124">
      <w:pPr>
        <w:spacing w:line="480" w:lineRule="auto"/>
        <w:ind w:firstLine="0"/>
        <w:rPr>
          <w:b w:val="1"/>
        </w:rPr>
      </w:pPr>
      <w:r w:rsidDel="00000000" w:rsidR="00000000" w:rsidRPr="00000000">
        <w:rPr>
          <w:b w:val="1"/>
          <w:rtl w:val="0"/>
        </w:rPr>
        <w:t xml:space="preserve">Table 3</w:t>
      </w:r>
    </w:p>
    <w:p w:rsidR="00000000" w:rsidDel="00000000" w:rsidP="00000000" w:rsidRDefault="00000000" w:rsidRPr="00000000" w14:paraId="00000125">
      <w:pPr>
        <w:spacing w:line="480" w:lineRule="auto"/>
        <w:ind w:firstLine="0"/>
        <w:rPr>
          <w:i w:val="1"/>
        </w:rPr>
      </w:pPr>
      <w:r w:rsidDel="00000000" w:rsidR="00000000" w:rsidRPr="00000000">
        <w:rPr>
          <w:i w:val="1"/>
          <w:rtl w:val="0"/>
        </w:rPr>
        <w:t xml:space="preserve">Proportions of participants who stated that they had awareness of and experience of different open research practices. </w:t>
      </w:r>
    </w:p>
    <w:tbl>
      <w:tblPr>
        <w:tblStyle w:val="Table3"/>
        <w:tblW w:w="948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241"/>
        <w:gridCol w:w="1559"/>
        <w:gridCol w:w="1561"/>
        <w:gridCol w:w="1559"/>
        <w:gridCol w:w="1561"/>
        <w:tblGridChange w:id="0">
          <w:tblGrid>
            <w:gridCol w:w="3241"/>
            <w:gridCol w:w="1559"/>
            <w:gridCol w:w="1561"/>
            <w:gridCol w:w="1559"/>
            <w:gridCol w:w="1561"/>
          </w:tblGrid>
        </w:tblGridChange>
      </w:tblGrid>
      <w:tr>
        <w:trPr>
          <w:cantSplit w:val="0"/>
          <w:trHeight w:val="768" w:hRule="atLeast"/>
          <w:tblHeader w:val="0"/>
        </w:trPr>
        <w:tc>
          <w:tcPr>
            <w:tcBorders>
              <w:top w:color="000000" w:space="0" w:sz="4" w:val="single"/>
              <w:bottom w:color="000000" w:space="0" w:sz="4" w:val="single"/>
            </w:tcBorders>
          </w:tcPr>
          <w:p w:rsidR="00000000" w:rsidDel="00000000" w:rsidP="00000000" w:rsidRDefault="00000000" w:rsidRPr="00000000" w14:paraId="00000126">
            <w:pPr>
              <w:ind w:firstLine="0"/>
              <w:rPr>
                <w:i w:val="1"/>
              </w:rPr>
            </w:pPr>
            <w:r w:rsidDel="00000000" w:rsidR="00000000" w:rsidRPr="00000000">
              <w:rPr>
                <w:rtl w:val="0"/>
              </w:rPr>
            </w:r>
          </w:p>
        </w:tc>
        <w:tc>
          <w:tcPr>
            <w:gridSpan w:val="2"/>
            <w:tcBorders>
              <w:top w:color="000000" w:space="0" w:sz="4" w:val="single"/>
              <w:bottom w:color="000000" w:space="0" w:sz="4" w:val="single"/>
            </w:tcBorders>
          </w:tcPr>
          <w:p w:rsidR="00000000" w:rsidDel="00000000" w:rsidP="00000000" w:rsidRDefault="00000000" w:rsidRPr="00000000" w14:paraId="00000127">
            <w:pPr>
              <w:ind w:firstLine="0"/>
              <w:rPr/>
            </w:pPr>
            <w:r w:rsidDel="00000000" w:rsidR="00000000" w:rsidRPr="00000000">
              <w:rPr>
                <w:rtl w:val="0"/>
              </w:rPr>
              <w:t xml:space="preserve">Awareness of this principle</w:t>
            </w:r>
          </w:p>
          <w:p w:rsidR="00000000" w:rsidDel="00000000" w:rsidP="00000000" w:rsidRDefault="00000000" w:rsidRPr="00000000" w14:paraId="00000128">
            <w:pPr>
              <w:ind w:firstLine="0"/>
              <w:rPr/>
            </w:pPr>
            <w:r w:rsidDel="00000000" w:rsidR="00000000" w:rsidRPr="00000000">
              <w:rPr>
                <w:rtl w:val="0"/>
              </w:rPr>
              <w:t xml:space="preserve">N (%)</w:t>
            </w:r>
          </w:p>
        </w:tc>
        <w:tc>
          <w:tcPr>
            <w:gridSpan w:val="2"/>
            <w:tcBorders>
              <w:top w:color="000000" w:space="0" w:sz="4" w:val="single"/>
              <w:bottom w:color="000000" w:space="0" w:sz="4" w:val="single"/>
            </w:tcBorders>
          </w:tcPr>
          <w:p w:rsidR="00000000" w:rsidDel="00000000" w:rsidP="00000000" w:rsidRDefault="00000000" w:rsidRPr="00000000" w14:paraId="0000012A">
            <w:pPr>
              <w:ind w:firstLine="0"/>
              <w:rPr/>
            </w:pPr>
            <w:r w:rsidDel="00000000" w:rsidR="00000000" w:rsidRPr="00000000">
              <w:rPr>
                <w:rtl w:val="0"/>
              </w:rPr>
              <w:t xml:space="preserve">Experience of using principle N (%)</w:t>
            </w:r>
          </w:p>
        </w:tc>
      </w:tr>
      <w:tr>
        <w:trPr>
          <w:cantSplit w:val="0"/>
          <w:trHeight w:val="384" w:hRule="atLeast"/>
          <w:tblHeader w:val="0"/>
        </w:trPr>
        <w:tc>
          <w:tcPr>
            <w:tcBorders>
              <w:top w:color="000000" w:space="0" w:sz="4" w:val="single"/>
            </w:tcBorders>
          </w:tcPr>
          <w:p w:rsidR="00000000" w:rsidDel="00000000" w:rsidP="00000000" w:rsidRDefault="00000000" w:rsidRPr="00000000" w14:paraId="0000012C">
            <w:pPr>
              <w:ind w:firstLine="0"/>
              <w:rPr>
                <w:i w:val="1"/>
              </w:rPr>
            </w:pPr>
            <w:r w:rsidDel="00000000" w:rsidR="00000000" w:rsidRPr="00000000">
              <w:rPr>
                <w:rtl w:val="0"/>
              </w:rPr>
            </w:r>
          </w:p>
        </w:tc>
        <w:tc>
          <w:tcPr>
            <w:tcBorders>
              <w:top w:color="000000" w:space="0" w:sz="4" w:val="single"/>
            </w:tcBorders>
          </w:tcPr>
          <w:p w:rsidR="00000000" w:rsidDel="00000000" w:rsidP="00000000" w:rsidRDefault="00000000" w:rsidRPr="00000000" w14:paraId="0000012D">
            <w:pPr>
              <w:ind w:firstLine="0"/>
              <w:rPr>
                <w:b w:val="1"/>
                <w:i w:val="1"/>
              </w:rPr>
            </w:pPr>
            <w:r w:rsidDel="00000000" w:rsidR="00000000" w:rsidRPr="00000000">
              <w:rPr>
                <w:b w:val="1"/>
                <w:i w:val="1"/>
                <w:rtl w:val="0"/>
              </w:rPr>
              <w:t xml:space="preserve">No</w:t>
            </w:r>
          </w:p>
        </w:tc>
        <w:tc>
          <w:tcPr>
            <w:tcBorders>
              <w:top w:color="000000" w:space="0" w:sz="4" w:val="single"/>
            </w:tcBorders>
          </w:tcPr>
          <w:p w:rsidR="00000000" w:rsidDel="00000000" w:rsidP="00000000" w:rsidRDefault="00000000" w:rsidRPr="00000000" w14:paraId="0000012E">
            <w:pPr>
              <w:ind w:firstLine="0"/>
              <w:rPr>
                <w:b w:val="1"/>
                <w:i w:val="1"/>
              </w:rPr>
            </w:pPr>
            <w:r w:rsidDel="00000000" w:rsidR="00000000" w:rsidRPr="00000000">
              <w:rPr>
                <w:b w:val="1"/>
                <w:i w:val="1"/>
                <w:rtl w:val="0"/>
              </w:rPr>
              <w:t xml:space="preserve">Yes</w:t>
            </w:r>
          </w:p>
        </w:tc>
        <w:tc>
          <w:tcPr>
            <w:tcBorders>
              <w:top w:color="000000" w:space="0" w:sz="4" w:val="single"/>
            </w:tcBorders>
          </w:tcPr>
          <w:p w:rsidR="00000000" w:rsidDel="00000000" w:rsidP="00000000" w:rsidRDefault="00000000" w:rsidRPr="00000000" w14:paraId="0000012F">
            <w:pPr>
              <w:ind w:firstLine="0"/>
              <w:rPr>
                <w:b w:val="1"/>
                <w:i w:val="1"/>
              </w:rPr>
            </w:pPr>
            <w:r w:rsidDel="00000000" w:rsidR="00000000" w:rsidRPr="00000000">
              <w:rPr>
                <w:b w:val="1"/>
                <w:i w:val="1"/>
                <w:rtl w:val="0"/>
              </w:rPr>
              <w:t xml:space="preserve">No</w:t>
            </w:r>
          </w:p>
        </w:tc>
        <w:tc>
          <w:tcPr>
            <w:tcBorders>
              <w:top w:color="000000" w:space="0" w:sz="4" w:val="single"/>
            </w:tcBorders>
          </w:tcPr>
          <w:p w:rsidR="00000000" w:rsidDel="00000000" w:rsidP="00000000" w:rsidRDefault="00000000" w:rsidRPr="00000000" w14:paraId="00000130">
            <w:pPr>
              <w:ind w:firstLine="0"/>
              <w:rPr>
                <w:b w:val="1"/>
                <w:i w:val="1"/>
              </w:rPr>
            </w:pPr>
            <w:r w:rsidDel="00000000" w:rsidR="00000000" w:rsidRPr="00000000">
              <w:rPr>
                <w:b w:val="1"/>
                <w:i w:val="1"/>
                <w:rtl w:val="0"/>
              </w:rPr>
              <w:t xml:space="preserve">Yes</w:t>
            </w:r>
          </w:p>
        </w:tc>
      </w:tr>
      <w:tr>
        <w:trPr>
          <w:cantSplit w:val="0"/>
          <w:trHeight w:val="399" w:hRule="atLeast"/>
          <w:tblHeader w:val="0"/>
        </w:trPr>
        <w:tc>
          <w:tcPr/>
          <w:p w:rsidR="00000000" w:rsidDel="00000000" w:rsidP="00000000" w:rsidRDefault="00000000" w:rsidRPr="00000000" w14:paraId="00000131">
            <w:pPr>
              <w:ind w:firstLine="0"/>
              <w:rPr/>
            </w:pPr>
            <w:r w:rsidDel="00000000" w:rsidR="00000000" w:rsidRPr="00000000">
              <w:rPr>
                <w:rtl w:val="0"/>
              </w:rPr>
              <w:t xml:space="preserve">Open data</w:t>
            </w:r>
          </w:p>
        </w:tc>
        <w:tc>
          <w:tcPr/>
          <w:p w:rsidR="00000000" w:rsidDel="00000000" w:rsidP="00000000" w:rsidRDefault="00000000" w:rsidRPr="00000000" w14:paraId="00000132">
            <w:pPr>
              <w:ind w:firstLine="0"/>
              <w:rPr>
                <w:i w:val="1"/>
              </w:rPr>
            </w:pPr>
            <w:r w:rsidDel="00000000" w:rsidR="00000000" w:rsidRPr="00000000">
              <w:rPr>
                <w:rtl w:val="0"/>
              </w:rPr>
              <w:t xml:space="preserve">350 (39%)</w:t>
            </w:r>
            <w:r w:rsidDel="00000000" w:rsidR="00000000" w:rsidRPr="00000000">
              <w:rPr>
                <w:rtl w:val="0"/>
              </w:rPr>
            </w:r>
          </w:p>
        </w:tc>
        <w:tc>
          <w:tcPr/>
          <w:p w:rsidR="00000000" w:rsidDel="00000000" w:rsidP="00000000" w:rsidRDefault="00000000" w:rsidRPr="00000000" w14:paraId="00000133">
            <w:pPr>
              <w:ind w:firstLine="0"/>
              <w:rPr/>
            </w:pPr>
            <w:r w:rsidDel="00000000" w:rsidR="00000000" w:rsidRPr="00000000">
              <w:rPr>
                <w:rtl w:val="0"/>
              </w:rPr>
              <w:t xml:space="preserve">539 (61%)</w:t>
            </w:r>
          </w:p>
        </w:tc>
        <w:tc>
          <w:tcPr/>
          <w:p w:rsidR="00000000" w:rsidDel="00000000" w:rsidP="00000000" w:rsidRDefault="00000000" w:rsidRPr="00000000" w14:paraId="00000134">
            <w:pPr>
              <w:ind w:firstLine="0"/>
              <w:rPr/>
            </w:pPr>
            <w:r w:rsidDel="00000000" w:rsidR="00000000" w:rsidRPr="00000000">
              <w:rPr>
                <w:rtl w:val="0"/>
              </w:rPr>
              <w:t xml:space="preserve">713 (80%)</w:t>
            </w:r>
          </w:p>
        </w:tc>
        <w:tc>
          <w:tcPr/>
          <w:p w:rsidR="00000000" w:rsidDel="00000000" w:rsidP="00000000" w:rsidRDefault="00000000" w:rsidRPr="00000000" w14:paraId="00000135">
            <w:pPr>
              <w:ind w:firstLine="0"/>
              <w:rPr/>
            </w:pPr>
            <w:r w:rsidDel="00000000" w:rsidR="00000000" w:rsidRPr="00000000">
              <w:rPr>
                <w:rtl w:val="0"/>
              </w:rPr>
              <w:t xml:space="preserve">176 (20%)</w:t>
            </w:r>
          </w:p>
        </w:tc>
      </w:tr>
      <w:tr>
        <w:trPr>
          <w:cantSplit w:val="0"/>
          <w:trHeight w:val="384" w:hRule="atLeast"/>
          <w:tblHeader w:val="0"/>
        </w:trPr>
        <w:tc>
          <w:tcPr/>
          <w:p w:rsidR="00000000" w:rsidDel="00000000" w:rsidP="00000000" w:rsidRDefault="00000000" w:rsidRPr="00000000" w14:paraId="00000136">
            <w:pPr>
              <w:ind w:firstLine="0"/>
              <w:rPr/>
            </w:pPr>
            <w:r w:rsidDel="00000000" w:rsidR="00000000" w:rsidRPr="00000000">
              <w:rPr>
                <w:rtl w:val="0"/>
              </w:rPr>
              <w:t xml:space="preserve">Open materials</w:t>
            </w:r>
          </w:p>
        </w:tc>
        <w:tc>
          <w:tcPr/>
          <w:p w:rsidR="00000000" w:rsidDel="00000000" w:rsidP="00000000" w:rsidRDefault="00000000" w:rsidRPr="00000000" w14:paraId="00000137">
            <w:pPr>
              <w:ind w:firstLine="0"/>
              <w:rPr>
                <w:i w:val="1"/>
              </w:rPr>
            </w:pPr>
            <w:r w:rsidDel="00000000" w:rsidR="00000000" w:rsidRPr="00000000">
              <w:rPr>
                <w:rtl w:val="0"/>
              </w:rPr>
              <w:t xml:space="preserve">463 (52%)</w:t>
            </w:r>
            <w:r w:rsidDel="00000000" w:rsidR="00000000" w:rsidRPr="00000000">
              <w:rPr>
                <w:rtl w:val="0"/>
              </w:rPr>
            </w:r>
          </w:p>
        </w:tc>
        <w:tc>
          <w:tcPr/>
          <w:p w:rsidR="00000000" w:rsidDel="00000000" w:rsidP="00000000" w:rsidRDefault="00000000" w:rsidRPr="00000000" w14:paraId="00000138">
            <w:pPr>
              <w:ind w:firstLine="0"/>
              <w:rPr>
                <w:i w:val="1"/>
              </w:rPr>
            </w:pPr>
            <w:r w:rsidDel="00000000" w:rsidR="00000000" w:rsidRPr="00000000">
              <w:rPr>
                <w:rtl w:val="0"/>
              </w:rPr>
              <w:t xml:space="preserve">426 (48%)</w:t>
            </w:r>
            <w:r w:rsidDel="00000000" w:rsidR="00000000" w:rsidRPr="00000000">
              <w:rPr>
                <w:rtl w:val="0"/>
              </w:rPr>
            </w:r>
          </w:p>
        </w:tc>
        <w:tc>
          <w:tcPr/>
          <w:p w:rsidR="00000000" w:rsidDel="00000000" w:rsidP="00000000" w:rsidRDefault="00000000" w:rsidRPr="00000000" w14:paraId="00000139">
            <w:pPr>
              <w:ind w:firstLine="0"/>
              <w:rPr/>
            </w:pPr>
            <w:r w:rsidDel="00000000" w:rsidR="00000000" w:rsidRPr="00000000">
              <w:rPr>
                <w:rtl w:val="0"/>
              </w:rPr>
              <w:t xml:space="preserve">717 (81%) </w:t>
            </w:r>
          </w:p>
        </w:tc>
        <w:tc>
          <w:tcPr/>
          <w:p w:rsidR="00000000" w:rsidDel="00000000" w:rsidP="00000000" w:rsidRDefault="00000000" w:rsidRPr="00000000" w14:paraId="0000013A">
            <w:pPr>
              <w:ind w:firstLine="0"/>
              <w:rPr/>
            </w:pPr>
            <w:r w:rsidDel="00000000" w:rsidR="00000000" w:rsidRPr="00000000">
              <w:rPr>
                <w:rtl w:val="0"/>
              </w:rPr>
              <w:t xml:space="preserve">172 (19%)</w:t>
            </w:r>
          </w:p>
        </w:tc>
      </w:tr>
      <w:tr>
        <w:trPr>
          <w:cantSplit w:val="0"/>
          <w:trHeight w:val="384" w:hRule="atLeast"/>
          <w:tblHeader w:val="0"/>
        </w:trPr>
        <w:tc>
          <w:tcPr/>
          <w:p w:rsidR="00000000" w:rsidDel="00000000" w:rsidP="00000000" w:rsidRDefault="00000000" w:rsidRPr="00000000" w14:paraId="0000013B">
            <w:pPr>
              <w:ind w:firstLine="0"/>
              <w:rPr/>
            </w:pPr>
            <w:r w:rsidDel="00000000" w:rsidR="00000000" w:rsidRPr="00000000">
              <w:rPr>
                <w:rtl w:val="0"/>
              </w:rPr>
              <w:t xml:space="preserve">Open access</w:t>
            </w:r>
          </w:p>
        </w:tc>
        <w:tc>
          <w:tcPr/>
          <w:p w:rsidR="00000000" w:rsidDel="00000000" w:rsidP="00000000" w:rsidRDefault="00000000" w:rsidRPr="00000000" w14:paraId="0000013C">
            <w:pPr>
              <w:ind w:firstLine="0"/>
              <w:rPr>
                <w:i w:val="1"/>
              </w:rPr>
            </w:pPr>
            <w:r w:rsidDel="00000000" w:rsidR="00000000" w:rsidRPr="00000000">
              <w:rPr>
                <w:rtl w:val="0"/>
              </w:rPr>
              <w:t xml:space="preserve">295 (33%)</w:t>
            </w:r>
            <w:r w:rsidDel="00000000" w:rsidR="00000000" w:rsidRPr="00000000">
              <w:rPr>
                <w:rtl w:val="0"/>
              </w:rPr>
            </w:r>
          </w:p>
        </w:tc>
        <w:tc>
          <w:tcPr/>
          <w:p w:rsidR="00000000" w:rsidDel="00000000" w:rsidP="00000000" w:rsidRDefault="00000000" w:rsidRPr="00000000" w14:paraId="0000013D">
            <w:pPr>
              <w:ind w:firstLine="0"/>
              <w:rPr/>
            </w:pPr>
            <w:r w:rsidDel="00000000" w:rsidR="00000000" w:rsidRPr="00000000">
              <w:rPr>
                <w:rtl w:val="0"/>
              </w:rPr>
              <w:t xml:space="preserve">594 (67%)</w:t>
            </w:r>
          </w:p>
        </w:tc>
        <w:tc>
          <w:tcPr/>
          <w:p w:rsidR="00000000" w:rsidDel="00000000" w:rsidP="00000000" w:rsidRDefault="00000000" w:rsidRPr="00000000" w14:paraId="0000013E">
            <w:pPr>
              <w:ind w:firstLine="0"/>
              <w:rPr/>
            </w:pPr>
            <w:r w:rsidDel="00000000" w:rsidR="00000000" w:rsidRPr="00000000">
              <w:rPr>
                <w:rtl w:val="0"/>
              </w:rPr>
              <w:t xml:space="preserve">348 (39%)</w:t>
            </w:r>
          </w:p>
        </w:tc>
        <w:tc>
          <w:tcPr/>
          <w:p w:rsidR="00000000" w:rsidDel="00000000" w:rsidP="00000000" w:rsidRDefault="00000000" w:rsidRPr="00000000" w14:paraId="0000013F">
            <w:pPr>
              <w:ind w:firstLine="0"/>
              <w:rPr/>
            </w:pPr>
            <w:r w:rsidDel="00000000" w:rsidR="00000000" w:rsidRPr="00000000">
              <w:rPr>
                <w:rtl w:val="0"/>
              </w:rPr>
              <w:t xml:space="preserve">541 (61%)</w:t>
            </w:r>
          </w:p>
        </w:tc>
      </w:tr>
      <w:tr>
        <w:trPr>
          <w:cantSplit w:val="0"/>
          <w:trHeight w:val="384" w:hRule="atLeast"/>
          <w:tblHeader w:val="0"/>
        </w:trPr>
        <w:tc>
          <w:tcPr/>
          <w:p w:rsidR="00000000" w:rsidDel="00000000" w:rsidP="00000000" w:rsidRDefault="00000000" w:rsidRPr="00000000" w14:paraId="00000140">
            <w:pPr>
              <w:ind w:firstLine="0"/>
              <w:rPr/>
            </w:pPr>
            <w:r w:rsidDel="00000000" w:rsidR="00000000" w:rsidRPr="00000000">
              <w:rPr>
                <w:rtl w:val="0"/>
              </w:rPr>
              <w:t xml:space="preserve">Pre-registration</w:t>
            </w:r>
          </w:p>
        </w:tc>
        <w:tc>
          <w:tcPr/>
          <w:p w:rsidR="00000000" w:rsidDel="00000000" w:rsidP="00000000" w:rsidRDefault="00000000" w:rsidRPr="00000000" w14:paraId="00000141">
            <w:pPr>
              <w:ind w:firstLine="0"/>
              <w:rPr/>
            </w:pPr>
            <w:r w:rsidDel="00000000" w:rsidR="00000000" w:rsidRPr="00000000">
              <w:rPr>
                <w:rtl w:val="0"/>
              </w:rPr>
              <w:t xml:space="preserve">474 (53%) </w:t>
            </w:r>
          </w:p>
        </w:tc>
        <w:tc>
          <w:tcPr/>
          <w:p w:rsidR="00000000" w:rsidDel="00000000" w:rsidP="00000000" w:rsidRDefault="00000000" w:rsidRPr="00000000" w14:paraId="00000142">
            <w:pPr>
              <w:ind w:firstLine="0"/>
              <w:rPr>
                <w:i w:val="1"/>
              </w:rPr>
            </w:pPr>
            <w:r w:rsidDel="00000000" w:rsidR="00000000" w:rsidRPr="00000000">
              <w:rPr>
                <w:rtl w:val="0"/>
              </w:rPr>
              <w:t xml:space="preserve">415 (47%)</w:t>
            </w:r>
            <w:r w:rsidDel="00000000" w:rsidR="00000000" w:rsidRPr="00000000">
              <w:rPr>
                <w:rtl w:val="0"/>
              </w:rPr>
            </w:r>
          </w:p>
        </w:tc>
        <w:tc>
          <w:tcPr/>
          <w:p w:rsidR="00000000" w:rsidDel="00000000" w:rsidP="00000000" w:rsidRDefault="00000000" w:rsidRPr="00000000" w14:paraId="00000143">
            <w:pPr>
              <w:ind w:firstLine="0"/>
              <w:rPr/>
            </w:pPr>
            <w:r w:rsidDel="00000000" w:rsidR="00000000" w:rsidRPr="00000000">
              <w:rPr>
                <w:rtl w:val="0"/>
              </w:rPr>
              <w:t xml:space="preserve">719 (81%) </w:t>
            </w:r>
          </w:p>
        </w:tc>
        <w:tc>
          <w:tcPr/>
          <w:p w:rsidR="00000000" w:rsidDel="00000000" w:rsidP="00000000" w:rsidRDefault="00000000" w:rsidRPr="00000000" w14:paraId="00000144">
            <w:pPr>
              <w:ind w:firstLine="0"/>
              <w:rPr/>
            </w:pPr>
            <w:r w:rsidDel="00000000" w:rsidR="00000000" w:rsidRPr="00000000">
              <w:rPr>
                <w:rtl w:val="0"/>
              </w:rPr>
              <w:t xml:space="preserve">170 (19%)</w:t>
            </w:r>
          </w:p>
        </w:tc>
      </w:tr>
      <w:tr>
        <w:trPr>
          <w:cantSplit w:val="0"/>
          <w:trHeight w:val="399" w:hRule="atLeast"/>
          <w:tblHeader w:val="0"/>
        </w:trPr>
        <w:tc>
          <w:tcPr/>
          <w:p w:rsidR="00000000" w:rsidDel="00000000" w:rsidP="00000000" w:rsidRDefault="00000000" w:rsidRPr="00000000" w14:paraId="00000145">
            <w:pPr>
              <w:ind w:firstLine="0"/>
              <w:rPr/>
            </w:pPr>
            <w:r w:rsidDel="00000000" w:rsidR="00000000" w:rsidRPr="00000000">
              <w:rPr>
                <w:rtl w:val="0"/>
              </w:rPr>
              <w:t xml:space="preserve">Preprints</w:t>
            </w:r>
          </w:p>
        </w:tc>
        <w:tc>
          <w:tcPr/>
          <w:p w:rsidR="00000000" w:rsidDel="00000000" w:rsidP="00000000" w:rsidRDefault="00000000" w:rsidRPr="00000000" w14:paraId="00000146">
            <w:pPr>
              <w:ind w:firstLine="0"/>
              <w:rPr/>
            </w:pPr>
            <w:r w:rsidDel="00000000" w:rsidR="00000000" w:rsidRPr="00000000">
              <w:rPr>
                <w:rtl w:val="0"/>
              </w:rPr>
              <w:t xml:space="preserve">537 (60%)</w:t>
            </w:r>
          </w:p>
        </w:tc>
        <w:tc>
          <w:tcPr/>
          <w:p w:rsidR="00000000" w:rsidDel="00000000" w:rsidP="00000000" w:rsidRDefault="00000000" w:rsidRPr="00000000" w14:paraId="00000147">
            <w:pPr>
              <w:ind w:firstLine="0"/>
              <w:rPr>
                <w:i w:val="1"/>
              </w:rPr>
            </w:pPr>
            <w:r w:rsidDel="00000000" w:rsidR="00000000" w:rsidRPr="00000000">
              <w:rPr>
                <w:rtl w:val="0"/>
              </w:rPr>
              <w:t xml:space="preserve">352 (40%)</w:t>
            </w:r>
            <w:r w:rsidDel="00000000" w:rsidR="00000000" w:rsidRPr="00000000">
              <w:rPr>
                <w:rtl w:val="0"/>
              </w:rPr>
            </w:r>
          </w:p>
        </w:tc>
        <w:tc>
          <w:tcPr/>
          <w:p w:rsidR="00000000" w:rsidDel="00000000" w:rsidP="00000000" w:rsidRDefault="00000000" w:rsidRPr="00000000" w14:paraId="00000148">
            <w:pPr>
              <w:ind w:firstLine="0"/>
              <w:rPr/>
            </w:pPr>
            <w:r w:rsidDel="00000000" w:rsidR="00000000" w:rsidRPr="00000000">
              <w:rPr>
                <w:rtl w:val="0"/>
              </w:rPr>
              <w:t xml:space="preserve">770 (87%)</w:t>
            </w:r>
          </w:p>
        </w:tc>
        <w:tc>
          <w:tcPr/>
          <w:p w:rsidR="00000000" w:rsidDel="00000000" w:rsidP="00000000" w:rsidRDefault="00000000" w:rsidRPr="00000000" w14:paraId="00000149">
            <w:pPr>
              <w:ind w:firstLine="0"/>
              <w:rPr/>
            </w:pPr>
            <w:r w:rsidDel="00000000" w:rsidR="00000000" w:rsidRPr="00000000">
              <w:rPr>
                <w:rtl w:val="0"/>
              </w:rPr>
              <w:t xml:space="preserve">119 (13%)</w:t>
            </w:r>
          </w:p>
        </w:tc>
      </w:tr>
      <w:tr>
        <w:trPr>
          <w:cantSplit w:val="0"/>
          <w:trHeight w:val="384" w:hRule="atLeast"/>
          <w:tblHeader w:val="0"/>
        </w:trPr>
        <w:tc>
          <w:tcPr/>
          <w:p w:rsidR="00000000" w:rsidDel="00000000" w:rsidP="00000000" w:rsidRDefault="00000000" w:rsidRPr="00000000" w14:paraId="0000014A">
            <w:pPr>
              <w:ind w:firstLine="0"/>
              <w:rPr/>
            </w:pPr>
            <w:r w:rsidDel="00000000" w:rsidR="00000000" w:rsidRPr="00000000">
              <w:rPr>
                <w:rtl w:val="0"/>
              </w:rPr>
              <w:t xml:space="preserve">Open educational materials</w:t>
            </w:r>
          </w:p>
        </w:tc>
        <w:tc>
          <w:tcPr/>
          <w:p w:rsidR="00000000" w:rsidDel="00000000" w:rsidP="00000000" w:rsidRDefault="00000000" w:rsidRPr="00000000" w14:paraId="0000014B">
            <w:pPr>
              <w:ind w:firstLine="0"/>
              <w:rPr>
                <w:i w:val="1"/>
              </w:rPr>
            </w:pPr>
            <w:r w:rsidDel="00000000" w:rsidR="00000000" w:rsidRPr="00000000">
              <w:rPr>
                <w:rtl w:val="0"/>
              </w:rPr>
              <w:t xml:space="preserve">417 (47%) </w:t>
            </w:r>
            <w:r w:rsidDel="00000000" w:rsidR="00000000" w:rsidRPr="00000000">
              <w:rPr>
                <w:rtl w:val="0"/>
              </w:rPr>
            </w:r>
          </w:p>
        </w:tc>
        <w:tc>
          <w:tcPr/>
          <w:p w:rsidR="00000000" w:rsidDel="00000000" w:rsidP="00000000" w:rsidRDefault="00000000" w:rsidRPr="00000000" w14:paraId="0000014C">
            <w:pPr>
              <w:ind w:firstLine="0"/>
              <w:rPr>
                <w:i w:val="1"/>
              </w:rPr>
            </w:pPr>
            <w:r w:rsidDel="00000000" w:rsidR="00000000" w:rsidRPr="00000000">
              <w:rPr>
                <w:rtl w:val="0"/>
              </w:rPr>
              <w:t xml:space="preserve">472 (53%)</w:t>
            </w:r>
            <w:r w:rsidDel="00000000" w:rsidR="00000000" w:rsidRPr="00000000">
              <w:rPr>
                <w:rtl w:val="0"/>
              </w:rPr>
            </w:r>
          </w:p>
        </w:tc>
        <w:tc>
          <w:tcPr/>
          <w:p w:rsidR="00000000" w:rsidDel="00000000" w:rsidP="00000000" w:rsidRDefault="00000000" w:rsidRPr="00000000" w14:paraId="0000014D">
            <w:pPr>
              <w:ind w:firstLine="0"/>
              <w:rPr/>
            </w:pPr>
            <w:r w:rsidDel="00000000" w:rsidR="00000000" w:rsidRPr="00000000">
              <w:rPr>
                <w:rtl w:val="0"/>
              </w:rPr>
              <w:t xml:space="preserve">551 (62%) </w:t>
            </w:r>
          </w:p>
        </w:tc>
        <w:tc>
          <w:tcPr/>
          <w:p w:rsidR="00000000" w:rsidDel="00000000" w:rsidP="00000000" w:rsidRDefault="00000000" w:rsidRPr="00000000" w14:paraId="0000014E">
            <w:pPr>
              <w:ind w:firstLine="0"/>
              <w:rPr/>
            </w:pPr>
            <w:r w:rsidDel="00000000" w:rsidR="00000000" w:rsidRPr="00000000">
              <w:rPr>
                <w:rtl w:val="0"/>
              </w:rPr>
              <w:t xml:space="preserve">338 (38%)</w:t>
            </w:r>
          </w:p>
        </w:tc>
      </w:tr>
      <w:tr>
        <w:trPr>
          <w:cantSplit w:val="0"/>
          <w:trHeight w:val="384" w:hRule="atLeast"/>
          <w:tblHeader w:val="0"/>
        </w:trPr>
        <w:tc>
          <w:tcPr/>
          <w:p w:rsidR="00000000" w:rsidDel="00000000" w:rsidP="00000000" w:rsidRDefault="00000000" w:rsidRPr="00000000" w14:paraId="0000014F">
            <w:pPr>
              <w:ind w:firstLine="0"/>
              <w:rPr/>
            </w:pPr>
            <w:r w:rsidDel="00000000" w:rsidR="00000000" w:rsidRPr="00000000">
              <w:rPr>
                <w:rtl w:val="0"/>
              </w:rPr>
              <w:t xml:space="preserve">Statistical power</w:t>
            </w:r>
          </w:p>
        </w:tc>
        <w:tc>
          <w:tcPr/>
          <w:p w:rsidR="00000000" w:rsidDel="00000000" w:rsidP="00000000" w:rsidRDefault="00000000" w:rsidRPr="00000000" w14:paraId="00000150">
            <w:pPr>
              <w:ind w:firstLine="0"/>
              <w:rPr/>
            </w:pPr>
            <w:r w:rsidDel="00000000" w:rsidR="00000000" w:rsidRPr="00000000">
              <w:rPr>
                <w:rtl w:val="0"/>
              </w:rPr>
              <w:t xml:space="preserve">465 (52%)</w:t>
            </w:r>
          </w:p>
        </w:tc>
        <w:tc>
          <w:tcPr/>
          <w:p w:rsidR="00000000" w:rsidDel="00000000" w:rsidP="00000000" w:rsidRDefault="00000000" w:rsidRPr="00000000" w14:paraId="00000151">
            <w:pPr>
              <w:ind w:firstLine="0"/>
              <w:rPr>
                <w:i w:val="1"/>
              </w:rPr>
            </w:pPr>
            <w:r w:rsidDel="00000000" w:rsidR="00000000" w:rsidRPr="00000000">
              <w:rPr>
                <w:rtl w:val="0"/>
              </w:rPr>
              <w:t xml:space="preserve">424 (48%)</w:t>
            </w:r>
            <w:r w:rsidDel="00000000" w:rsidR="00000000" w:rsidRPr="00000000">
              <w:rPr>
                <w:rtl w:val="0"/>
              </w:rPr>
            </w:r>
          </w:p>
        </w:tc>
        <w:tc>
          <w:tcPr/>
          <w:p w:rsidR="00000000" w:rsidDel="00000000" w:rsidP="00000000" w:rsidRDefault="00000000" w:rsidRPr="00000000" w14:paraId="00000152">
            <w:pPr>
              <w:ind w:firstLine="0"/>
              <w:rPr/>
            </w:pPr>
            <w:r w:rsidDel="00000000" w:rsidR="00000000" w:rsidRPr="00000000">
              <w:rPr>
                <w:rtl w:val="0"/>
              </w:rPr>
              <w:t xml:space="preserve">672 (76%)</w:t>
            </w:r>
          </w:p>
        </w:tc>
        <w:tc>
          <w:tcPr/>
          <w:p w:rsidR="00000000" w:rsidDel="00000000" w:rsidP="00000000" w:rsidRDefault="00000000" w:rsidRPr="00000000" w14:paraId="00000153">
            <w:pPr>
              <w:ind w:firstLine="0"/>
              <w:rPr/>
            </w:pPr>
            <w:r w:rsidDel="00000000" w:rsidR="00000000" w:rsidRPr="00000000">
              <w:rPr>
                <w:rtl w:val="0"/>
              </w:rPr>
              <w:t xml:space="preserve">217 (24%)</w:t>
            </w:r>
          </w:p>
        </w:tc>
      </w:tr>
      <w:tr>
        <w:trPr>
          <w:cantSplit w:val="0"/>
          <w:trHeight w:val="384" w:hRule="atLeast"/>
          <w:tblHeader w:val="0"/>
        </w:trPr>
        <w:tc>
          <w:tcPr>
            <w:tcBorders>
              <w:bottom w:color="000000" w:space="0" w:sz="4" w:val="single"/>
            </w:tcBorders>
          </w:tcPr>
          <w:p w:rsidR="00000000" w:rsidDel="00000000" w:rsidP="00000000" w:rsidRDefault="00000000" w:rsidRPr="00000000" w14:paraId="00000154">
            <w:pPr>
              <w:ind w:firstLine="0"/>
              <w:rPr/>
            </w:pPr>
            <w:r w:rsidDel="00000000" w:rsidR="00000000" w:rsidRPr="00000000">
              <w:rPr>
                <w:rtl w:val="0"/>
              </w:rPr>
              <w:t xml:space="preserve">Replication</w:t>
            </w:r>
          </w:p>
        </w:tc>
        <w:tc>
          <w:tcPr>
            <w:tcBorders>
              <w:bottom w:color="000000" w:space="0" w:sz="4" w:val="single"/>
            </w:tcBorders>
          </w:tcPr>
          <w:p w:rsidR="00000000" w:rsidDel="00000000" w:rsidP="00000000" w:rsidRDefault="00000000" w:rsidRPr="00000000" w14:paraId="00000155">
            <w:pPr>
              <w:ind w:firstLine="0"/>
              <w:rPr>
                <w:i w:val="1"/>
              </w:rPr>
            </w:pPr>
            <w:r w:rsidDel="00000000" w:rsidR="00000000" w:rsidRPr="00000000">
              <w:rPr>
                <w:rtl w:val="0"/>
              </w:rPr>
              <w:t xml:space="preserve">216 (24%)</w:t>
            </w:r>
            <w:r w:rsidDel="00000000" w:rsidR="00000000" w:rsidRPr="00000000">
              <w:rPr>
                <w:rtl w:val="0"/>
              </w:rPr>
            </w:r>
          </w:p>
        </w:tc>
        <w:tc>
          <w:tcPr>
            <w:tcBorders>
              <w:bottom w:color="000000" w:space="0" w:sz="4" w:val="single"/>
            </w:tcBorders>
          </w:tcPr>
          <w:p w:rsidR="00000000" w:rsidDel="00000000" w:rsidP="00000000" w:rsidRDefault="00000000" w:rsidRPr="00000000" w14:paraId="00000156">
            <w:pPr>
              <w:ind w:firstLine="0"/>
              <w:rPr>
                <w:i w:val="1"/>
              </w:rPr>
            </w:pPr>
            <w:r w:rsidDel="00000000" w:rsidR="00000000" w:rsidRPr="00000000">
              <w:rPr>
                <w:rtl w:val="0"/>
              </w:rPr>
              <w:t xml:space="preserve">673 (76%)</w:t>
            </w:r>
            <w:r w:rsidDel="00000000" w:rsidR="00000000" w:rsidRPr="00000000">
              <w:rPr>
                <w:rtl w:val="0"/>
              </w:rPr>
            </w:r>
          </w:p>
        </w:tc>
        <w:tc>
          <w:tcPr>
            <w:tcBorders>
              <w:bottom w:color="000000" w:space="0" w:sz="4" w:val="single"/>
            </w:tcBorders>
          </w:tcPr>
          <w:p w:rsidR="00000000" w:rsidDel="00000000" w:rsidP="00000000" w:rsidRDefault="00000000" w:rsidRPr="00000000" w14:paraId="00000157">
            <w:pPr>
              <w:ind w:firstLine="0"/>
              <w:rPr/>
            </w:pPr>
            <w:r w:rsidDel="00000000" w:rsidR="00000000" w:rsidRPr="00000000">
              <w:rPr>
                <w:rtl w:val="0"/>
              </w:rPr>
              <w:t xml:space="preserve">524 (59%) </w:t>
            </w:r>
          </w:p>
        </w:tc>
        <w:tc>
          <w:tcPr>
            <w:tcBorders>
              <w:bottom w:color="000000" w:space="0" w:sz="4" w:val="single"/>
            </w:tcBorders>
          </w:tcPr>
          <w:p w:rsidR="00000000" w:rsidDel="00000000" w:rsidP="00000000" w:rsidRDefault="00000000" w:rsidRPr="00000000" w14:paraId="00000158">
            <w:pPr>
              <w:ind w:firstLine="0"/>
              <w:rPr/>
            </w:pPr>
            <w:r w:rsidDel="00000000" w:rsidR="00000000" w:rsidRPr="00000000">
              <w:rPr>
                <w:rtl w:val="0"/>
              </w:rPr>
              <w:t xml:space="preserve">365 (41%)</w:t>
            </w:r>
          </w:p>
        </w:tc>
      </w:tr>
      <w:tr>
        <w:trPr>
          <w:cantSplit w:val="0"/>
          <w:trHeight w:val="384" w:hRule="atLeast"/>
          <w:tblHeader w:val="0"/>
        </w:trPr>
        <w:tc>
          <w:tcPr>
            <w:tcBorders>
              <w:top w:color="000000" w:space="0" w:sz="4" w:val="single"/>
              <w:bottom w:color="000000" w:space="0" w:sz="4" w:val="single"/>
            </w:tcBorders>
          </w:tcPr>
          <w:p w:rsidR="00000000" w:rsidDel="00000000" w:rsidP="00000000" w:rsidRDefault="00000000" w:rsidRPr="00000000" w14:paraId="00000159">
            <w:pPr>
              <w:ind w:firstLine="0"/>
              <w:rPr/>
            </w:pPr>
            <w:r w:rsidDel="00000000" w:rsidR="00000000" w:rsidRPr="00000000">
              <w:rPr>
                <w:rtl w:val="0"/>
              </w:rPr>
            </w:r>
          </w:p>
        </w:tc>
        <w:tc>
          <w:tcPr>
            <w:gridSpan w:val="2"/>
            <w:tcBorders>
              <w:top w:color="000000" w:space="0" w:sz="4" w:val="single"/>
              <w:bottom w:color="000000" w:space="0" w:sz="4" w:val="single"/>
            </w:tcBorders>
          </w:tcPr>
          <w:p w:rsidR="00000000" w:rsidDel="00000000" w:rsidP="00000000" w:rsidRDefault="00000000" w:rsidRPr="00000000" w14:paraId="0000015A">
            <w:pPr>
              <w:ind w:firstLine="0"/>
              <w:rPr/>
            </w:pPr>
            <w:r w:rsidDel="00000000" w:rsidR="00000000" w:rsidRPr="00000000">
              <w:rPr>
                <w:rtl w:val="0"/>
              </w:rPr>
              <w:t xml:space="preserve">Awareness of this principle</w:t>
            </w:r>
          </w:p>
          <w:p w:rsidR="00000000" w:rsidDel="00000000" w:rsidP="00000000" w:rsidRDefault="00000000" w:rsidRPr="00000000" w14:paraId="0000015B">
            <w:pPr>
              <w:ind w:firstLine="0"/>
              <w:rPr>
                <w:i w:val="1"/>
              </w:rPr>
            </w:pPr>
            <w:r w:rsidDel="00000000" w:rsidR="00000000" w:rsidRPr="00000000">
              <w:rPr>
                <w:i w:val="1"/>
                <w:rtl w:val="0"/>
              </w:rPr>
              <w:t xml:space="preserve">Standardised residuals</w:t>
            </w:r>
          </w:p>
        </w:tc>
        <w:tc>
          <w:tcPr>
            <w:gridSpan w:val="2"/>
            <w:tcBorders>
              <w:top w:color="000000" w:space="0" w:sz="4" w:val="single"/>
              <w:bottom w:color="000000" w:space="0" w:sz="4" w:val="single"/>
            </w:tcBorders>
          </w:tcPr>
          <w:p w:rsidR="00000000" w:rsidDel="00000000" w:rsidP="00000000" w:rsidRDefault="00000000" w:rsidRPr="00000000" w14:paraId="0000015D">
            <w:pPr>
              <w:ind w:firstLine="0"/>
              <w:rPr/>
            </w:pPr>
            <w:r w:rsidDel="00000000" w:rsidR="00000000" w:rsidRPr="00000000">
              <w:rPr>
                <w:rtl w:val="0"/>
              </w:rPr>
              <w:t xml:space="preserve">Experience of using principle </w:t>
            </w:r>
            <w:r w:rsidDel="00000000" w:rsidR="00000000" w:rsidRPr="00000000">
              <w:rPr>
                <w:i w:val="1"/>
                <w:rtl w:val="0"/>
              </w:rPr>
              <w:t xml:space="preserve">Standardised residuals</w:t>
            </w:r>
            <w:r w:rsidDel="00000000" w:rsidR="00000000" w:rsidRPr="00000000">
              <w:rPr>
                <w:rtl w:val="0"/>
              </w:rPr>
            </w:r>
          </w:p>
        </w:tc>
      </w:tr>
      <w:tr>
        <w:trPr>
          <w:cantSplit w:val="0"/>
          <w:trHeight w:val="384" w:hRule="atLeast"/>
          <w:tblHeader w:val="0"/>
        </w:trPr>
        <w:tc>
          <w:tcPr/>
          <w:p w:rsidR="00000000" w:rsidDel="00000000" w:rsidP="00000000" w:rsidRDefault="00000000" w:rsidRPr="00000000" w14:paraId="0000015F">
            <w:pPr>
              <w:ind w:firstLine="0"/>
              <w:rPr/>
            </w:pPr>
            <w:r w:rsidDel="00000000" w:rsidR="00000000" w:rsidRPr="00000000">
              <w:rPr>
                <w:rtl w:val="0"/>
              </w:rPr>
            </w:r>
          </w:p>
        </w:tc>
        <w:tc>
          <w:tcPr/>
          <w:p w:rsidR="00000000" w:rsidDel="00000000" w:rsidP="00000000" w:rsidRDefault="00000000" w:rsidRPr="00000000" w14:paraId="00000160">
            <w:pPr>
              <w:ind w:firstLine="0"/>
              <w:rPr/>
            </w:pPr>
            <w:r w:rsidDel="00000000" w:rsidR="00000000" w:rsidRPr="00000000">
              <w:rPr>
                <w:b w:val="1"/>
                <w:i w:val="1"/>
                <w:rtl w:val="0"/>
              </w:rPr>
              <w:t xml:space="preserve">No</w:t>
            </w:r>
            <w:r w:rsidDel="00000000" w:rsidR="00000000" w:rsidRPr="00000000">
              <w:rPr>
                <w:rtl w:val="0"/>
              </w:rPr>
            </w:r>
          </w:p>
        </w:tc>
        <w:tc>
          <w:tcPr/>
          <w:p w:rsidR="00000000" w:rsidDel="00000000" w:rsidP="00000000" w:rsidRDefault="00000000" w:rsidRPr="00000000" w14:paraId="00000161">
            <w:pPr>
              <w:ind w:firstLine="0"/>
              <w:rPr/>
            </w:pPr>
            <w:r w:rsidDel="00000000" w:rsidR="00000000" w:rsidRPr="00000000">
              <w:rPr>
                <w:b w:val="1"/>
                <w:i w:val="1"/>
                <w:rtl w:val="0"/>
              </w:rPr>
              <w:t xml:space="preserve">Yes</w:t>
            </w:r>
            <w:r w:rsidDel="00000000" w:rsidR="00000000" w:rsidRPr="00000000">
              <w:rPr>
                <w:rtl w:val="0"/>
              </w:rPr>
            </w:r>
          </w:p>
        </w:tc>
        <w:tc>
          <w:tcPr/>
          <w:p w:rsidR="00000000" w:rsidDel="00000000" w:rsidP="00000000" w:rsidRDefault="00000000" w:rsidRPr="00000000" w14:paraId="00000162">
            <w:pPr>
              <w:ind w:firstLine="0"/>
              <w:rPr/>
            </w:pPr>
            <w:r w:rsidDel="00000000" w:rsidR="00000000" w:rsidRPr="00000000">
              <w:rPr>
                <w:b w:val="1"/>
                <w:i w:val="1"/>
                <w:rtl w:val="0"/>
              </w:rPr>
              <w:t xml:space="preserve">No</w:t>
            </w:r>
            <w:r w:rsidDel="00000000" w:rsidR="00000000" w:rsidRPr="00000000">
              <w:rPr>
                <w:rtl w:val="0"/>
              </w:rPr>
            </w:r>
          </w:p>
        </w:tc>
        <w:tc>
          <w:tcPr/>
          <w:p w:rsidR="00000000" w:rsidDel="00000000" w:rsidP="00000000" w:rsidRDefault="00000000" w:rsidRPr="00000000" w14:paraId="00000163">
            <w:pPr>
              <w:ind w:firstLine="0"/>
              <w:rPr/>
            </w:pPr>
            <w:r w:rsidDel="00000000" w:rsidR="00000000" w:rsidRPr="00000000">
              <w:rPr>
                <w:b w:val="1"/>
                <w:i w:val="1"/>
                <w:rtl w:val="0"/>
              </w:rPr>
              <w:t xml:space="preserve">Yes</w:t>
            </w:r>
            <w:r w:rsidDel="00000000" w:rsidR="00000000" w:rsidRPr="00000000">
              <w:rPr>
                <w:rtl w:val="0"/>
              </w:rPr>
            </w:r>
          </w:p>
        </w:tc>
      </w:tr>
      <w:tr>
        <w:trPr>
          <w:cantSplit w:val="0"/>
          <w:trHeight w:val="384" w:hRule="atLeast"/>
          <w:tblHeader w:val="0"/>
        </w:trPr>
        <w:tc>
          <w:tcPr/>
          <w:p w:rsidR="00000000" w:rsidDel="00000000" w:rsidP="00000000" w:rsidRDefault="00000000" w:rsidRPr="00000000" w14:paraId="00000164">
            <w:pPr>
              <w:ind w:firstLine="0"/>
              <w:rPr/>
            </w:pPr>
            <w:r w:rsidDel="00000000" w:rsidR="00000000" w:rsidRPr="00000000">
              <w:rPr>
                <w:rtl w:val="0"/>
              </w:rPr>
              <w:t xml:space="preserve">Open data</w:t>
            </w:r>
          </w:p>
        </w:tc>
        <w:tc>
          <w:tcPr>
            <w:shd w:fill="auto" w:val="clear"/>
            <w:vAlign w:val="bottom"/>
          </w:tcPr>
          <w:p w:rsidR="00000000" w:rsidDel="00000000" w:rsidP="00000000" w:rsidRDefault="00000000" w:rsidRPr="00000000" w14:paraId="00000165">
            <w:pPr>
              <w:ind w:firstLine="0"/>
              <w:rPr/>
            </w:pPr>
            <w:r w:rsidDel="00000000" w:rsidR="00000000" w:rsidRPr="00000000">
              <w:rPr>
                <w:color w:val="000000"/>
                <w:rtl w:val="0"/>
              </w:rPr>
              <w:t xml:space="preserve">-3.75</w:t>
            </w:r>
            <w:r w:rsidDel="00000000" w:rsidR="00000000" w:rsidRPr="00000000">
              <w:rPr>
                <w:rtl w:val="0"/>
              </w:rPr>
            </w:r>
          </w:p>
        </w:tc>
        <w:tc>
          <w:tcPr>
            <w:shd w:fill="auto" w:val="clear"/>
            <w:vAlign w:val="bottom"/>
          </w:tcPr>
          <w:p w:rsidR="00000000" w:rsidDel="00000000" w:rsidP="00000000" w:rsidRDefault="00000000" w:rsidRPr="00000000" w14:paraId="00000166">
            <w:pPr>
              <w:ind w:firstLine="0"/>
              <w:rPr/>
            </w:pPr>
            <w:r w:rsidDel="00000000" w:rsidR="00000000" w:rsidRPr="00000000">
              <w:rPr>
                <w:color w:val="000000"/>
                <w:rtl w:val="0"/>
              </w:rPr>
              <w:t xml:space="preserve">3.75</w:t>
            </w:r>
            <w:r w:rsidDel="00000000" w:rsidR="00000000" w:rsidRPr="00000000">
              <w:rPr>
                <w:rtl w:val="0"/>
              </w:rPr>
            </w:r>
          </w:p>
        </w:tc>
        <w:tc>
          <w:tcPr>
            <w:shd w:fill="auto" w:val="clear"/>
            <w:vAlign w:val="bottom"/>
          </w:tcPr>
          <w:p w:rsidR="00000000" w:rsidDel="00000000" w:rsidP="00000000" w:rsidRDefault="00000000" w:rsidRPr="00000000" w14:paraId="00000167">
            <w:pPr>
              <w:ind w:firstLine="0"/>
              <w:rPr/>
            </w:pPr>
            <w:r w:rsidDel="00000000" w:rsidR="00000000" w:rsidRPr="00000000">
              <w:rPr>
                <w:color w:val="000000"/>
                <w:rtl w:val="0"/>
              </w:rPr>
              <w:t xml:space="preserve">6.78</w:t>
            </w:r>
            <w:r w:rsidDel="00000000" w:rsidR="00000000" w:rsidRPr="00000000">
              <w:rPr>
                <w:rtl w:val="0"/>
              </w:rPr>
            </w:r>
          </w:p>
        </w:tc>
        <w:tc>
          <w:tcPr>
            <w:shd w:fill="auto" w:val="clear"/>
            <w:vAlign w:val="bottom"/>
          </w:tcPr>
          <w:p w:rsidR="00000000" w:rsidDel="00000000" w:rsidP="00000000" w:rsidRDefault="00000000" w:rsidRPr="00000000" w14:paraId="00000168">
            <w:pPr>
              <w:ind w:firstLine="0"/>
              <w:rPr/>
            </w:pPr>
            <w:r w:rsidDel="00000000" w:rsidR="00000000" w:rsidRPr="00000000">
              <w:rPr>
                <w:color w:val="000000"/>
                <w:rtl w:val="0"/>
              </w:rPr>
              <w:t xml:space="preserve">-6.78</w:t>
            </w:r>
            <w:r w:rsidDel="00000000" w:rsidR="00000000" w:rsidRPr="00000000">
              <w:rPr>
                <w:rtl w:val="0"/>
              </w:rPr>
            </w:r>
          </w:p>
        </w:tc>
      </w:tr>
      <w:tr>
        <w:trPr>
          <w:cantSplit w:val="0"/>
          <w:trHeight w:val="384" w:hRule="atLeast"/>
          <w:tblHeader w:val="0"/>
        </w:trPr>
        <w:tc>
          <w:tcPr/>
          <w:p w:rsidR="00000000" w:rsidDel="00000000" w:rsidP="00000000" w:rsidRDefault="00000000" w:rsidRPr="00000000" w14:paraId="00000169">
            <w:pPr>
              <w:ind w:firstLine="0"/>
              <w:rPr/>
            </w:pPr>
            <w:r w:rsidDel="00000000" w:rsidR="00000000" w:rsidRPr="00000000">
              <w:rPr>
                <w:rtl w:val="0"/>
              </w:rPr>
              <w:t xml:space="preserve">Open materials</w:t>
            </w:r>
          </w:p>
        </w:tc>
        <w:tc>
          <w:tcPr>
            <w:tcBorders>
              <w:top w:color="000000" w:space="0" w:sz="0" w:val="nil"/>
            </w:tcBorders>
            <w:shd w:fill="auto" w:val="clear"/>
            <w:vAlign w:val="bottom"/>
          </w:tcPr>
          <w:p w:rsidR="00000000" w:rsidDel="00000000" w:rsidP="00000000" w:rsidRDefault="00000000" w:rsidRPr="00000000" w14:paraId="0000016A">
            <w:pPr>
              <w:ind w:firstLine="0"/>
              <w:rPr/>
            </w:pPr>
            <w:r w:rsidDel="00000000" w:rsidR="00000000" w:rsidRPr="00000000">
              <w:rPr>
                <w:color w:val="000000"/>
                <w:rtl w:val="0"/>
              </w:rPr>
              <w:t xml:space="preserve">4.39</w:t>
            </w:r>
            <w:r w:rsidDel="00000000" w:rsidR="00000000" w:rsidRPr="00000000">
              <w:rPr>
                <w:rtl w:val="0"/>
              </w:rPr>
            </w:r>
          </w:p>
        </w:tc>
        <w:tc>
          <w:tcPr>
            <w:tcBorders>
              <w:top w:color="000000" w:space="0" w:sz="0" w:val="nil"/>
            </w:tcBorders>
            <w:shd w:fill="auto" w:val="clear"/>
            <w:vAlign w:val="bottom"/>
          </w:tcPr>
          <w:p w:rsidR="00000000" w:rsidDel="00000000" w:rsidP="00000000" w:rsidRDefault="00000000" w:rsidRPr="00000000" w14:paraId="0000016B">
            <w:pPr>
              <w:ind w:firstLine="0"/>
              <w:rPr/>
            </w:pPr>
            <w:r w:rsidDel="00000000" w:rsidR="00000000" w:rsidRPr="00000000">
              <w:rPr>
                <w:color w:val="000000"/>
                <w:rtl w:val="0"/>
              </w:rPr>
              <w:t xml:space="preserve">-4.39</w:t>
            </w:r>
            <w:r w:rsidDel="00000000" w:rsidR="00000000" w:rsidRPr="00000000">
              <w:rPr>
                <w:rtl w:val="0"/>
              </w:rPr>
            </w:r>
          </w:p>
        </w:tc>
        <w:tc>
          <w:tcPr>
            <w:tcBorders>
              <w:top w:color="000000" w:space="0" w:sz="0" w:val="nil"/>
            </w:tcBorders>
            <w:shd w:fill="auto" w:val="clear"/>
            <w:vAlign w:val="bottom"/>
          </w:tcPr>
          <w:p w:rsidR="00000000" w:rsidDel="00000000" w:rsidP="00000000" w:rsidRDefault="00000000" w:rsidRPr="00000000" w14:paraId="0000016C">
            <w:pPr>
              <w:ind w:firstLine="0"/>
              <w:rPr/>
            </w:pPr>
            <w:r w:rsidDel="00000000" w:rsidR="00000000" w:rsidRPr="00000000">
              <w:rPr>
                <w:color w:val="000000"/>
                <w:rtl w:val="0"/>
              </w:rPr>
              <w:t xml:space="preserve">7.10</w:t>
            </w:r>
            <w:r w:rsidDel="00000000" w:rsidR="00000000" w:rsidRPr="00000000">
              <w:rPr>
                <w:rtl w:val="0"/>
              </w:rPr>
            </w:r>
          </w:p>
        </w:tc>
        <w:tc>
          <w:tcPr>
            <w:tcBorders>
              <w:top w:color="000000" w:space="0" w:sz="0" w:val="nil"/>
            </w:tcBorders>
            <w:shd w:fill="auto" w:val="clear"/>
            <w:vAlign w:val="bottom"/>
          </w:tcPr>
          <w:p w:rsidR="00000000" w:rsidDel="00000000" w:rsidP="00000000" w:rsidRDefault="00000000" w:rsidRPr="00000000" w14:paraId="0000016D">
            <w:pPr>
              <w:ind w:firstLine="0"/>
              <w:rPr/>
            </w:pPr>
            <w:r w:rsidDel="00000000" w:rsidR="00000000" w:rsidRPr="00000000">
              <w:rPr>
                <w:color w:val="000000"/>
                <w:rtl w:val="0"/>
              </w:rPr>
              <w:t xml:space="preserve">-7.10</w:t>
            </w:r>
            <w:r w:rsidDel="00000000" w:rsidR="00000000" w:rsidRPr="00000000">
              <w:rPr>
                <w:rtl w:val="0"/>
              </w:rPr>
            </w:r>
          </w:p>
        </w:tc>
      </w:tr>
      <w:tr>
        <w:trPr>
          <w:cantSplit w:val="0"/>
          <w:trHeight w:val="384" w:hRule="atLeast"/>
          <w:tblHeader w:val="0"/>
        </w:trPr>
        <w:tc>
          <w:tcPr/>
          <w:p w:rsidR="00000000" w:rsidDel="00000000" w:rsidP="00000000" w:rsidRDefault="00000000" w:rsidRPr="00000000" w14:paraId="0000016E">
            <w:pPr>
              <w:ind w:firstLine="0"/>
              <w:rPr/>
            </w:pPr>
            <w:r w:rsidDel="00000000" w:rsidR="00000000" w:rsidRPr="00000000">
              <w:rPr>
                <w:rtl w:val="0"/>
              </w:rPr>
              <w:t xml:space="preserve">Open access</w:t>
            </w:r>
          </w:p>
        </w:tc>
        <w:tc>
          <w:tcPr>
            <w:tcBorders>
              <w:top w:color="000000" w:space="0" w:sz="0" w:val="nil"/>
            </w:tcBorders>
            <w:shd w:fill="auto" w:val="clear"/>
            <w:vAlign w:val="bottom"/>
          </w:tcPr>
          <w:p w:rsidR="00000000" w:rsidDel="00000000" w:rsidP="00000000" w:rsidRDefault="00000000" w:rsidRPr="00000000" w14:paraId="0000016F">
            <w:pPr>
              <w:ind w:firstLine="0"/>
              <w:rPr/>
            </w:pPr>
            <w:r w:rsidDel="00000000" w:rsidR="00000000" w:rsidRPr="00000000">
              <w:rPr>
                <w:color w:val="000000"/>
                <w:rtl w:val="0"/>
              </w:rPr>
              <w:t xml:space="preserve">-7.72</w:t>
            </w:r>
            <w:r w:rsidDel="00000000" w:rsidR="00000000" w:rsidRPr="00000000">
              <w:rPr>
                <w:rtl w:val="0"/>
              </w:rPr>
            </w:r>
          </w:p>
        </w:tc>
        <w:tc>
          <w:tcPr>
            <w:tcBorders>
              <w:top w:color="000000" w:space="0" w:sz="0" w:val="nil"/>
            </w:tcBorders>
            <w:shd w:fill="auto" w:val="clear"/>
            <w:vAlign w:val="bottom"/>
          </w:tcPr>
          <w:p w:rsidR="00000000" w:rsidDel="00000000" w:rsidP="00000000" w:rsidRDefault="00000000" w:rsidRPr="00000000" w14:paraId="00000170">
            <w:pPr>
              <w:ind w:firstLine="0"/>
              <w:rPr/>
            </w:pPr>
            <w:r w:rsidDel="00000000" w:rsidR="00000000" w:rsidRPr="00000000">
              <w:rPr>
                <w:color w:val="000000"/>
                <w:rtl w:val="0"/>
              </w:rPr>
              <w:t xml:space="preserve">7.72</w:t>
            </w:r>
            <w:r w:rsidDel="00000000" w:rsidR="00000000" w:rsidRPr="00000000">
              <w:rPr>
                <w:rtl w:val="0"/>
              </w:rPr>
            </w:r>
          </w:p>
        </w:tc>
        <w:tc>
          <w:tcPr>
            <w:tcBorders>
              <w:top w:color="000000" w:space="0" w:sz="0" w:val="nil"/>
            </w:tcBorders>
            <w:shd w:fill="auto" w:val="clear"/>
            <w:vAlign w:val="bottom"/>
          </w:tcPr>
          <w:p w:rsidR="00000000" w:rsidDel="00000000" w:rsidP="00000000" w:rsidRDefault="00000000" w:rsidRPr="00000000" w14:paraId="00000171">
            <w:pPr>
              <w:ind w:firstLine="0"/>
              <w:rPr/>
            </w:pPr>
            <w:r w:rsidDel="00000000" w:rsidR="00000000" w:rsidRPr="00000000">
              <w:rPr>
                <w:color w:val="000000"/>
                <w:rtl w:val="0"/>
              </w:rPr>
              <w:t xml:space="preserve">-21.92</w:t>
            </w:r>
            <w:r w:rsidDel="00000000" w:rsidR="00000000" w:rsidRPr="00000000">
              <w:rPr>
                <w:rtl w:val="0"/>
              </w:rPr>
            </w:r>
          </w:p>
        </w:tc>
        <w:tc>
          <w:tcPr>
            <w:tcBorders>
              <w:top w:color="000000" w:space="0" w:sz="0" w:val="nil"/>
            </w:tcBorders>
            <w:shd w:fill="auto" w:val="clear"/>
            <w:vAlign w:val="bottom"/>
          </w:tcPr>
          <w:p w:rsidR="00000000" w:rsidDel="00000000" w:rsidP="00000000" w:rsidRDefault="00000000" w:rsidRPr="00000000" w14:paraId="00000172">
            <w:pPr>
              <w:ind w:firstLine="0"/>
              <w:rPr/>
            </w:pPr>
            <w:r w:rsidDel="00000000" w:rsidR="00000000" w:rsidRPr="00000000">
              <w:rPr>
                <w:color w:val="000000"/>
                <w:rtl w:val="0"/>
              </w:rPr>
              <w:t xml:space="preserve">21.92</w:t>
            </w:r>
            <w:r w:rsidDel="00000000" w:rsidR="00000000" w:rsidRPr="00000000">
              <w:rPr>
                <w:rtl w:val="0"/>
              </w:rPr>
            </w:r>
          </w:p>
        </w:tc>
      </w:tr>
      <w:tr>
        <w:trPr>
          <w:cantSplit w:val="0"/>
          <w:trHeight w:val="384" w:hRule="atLeast"/>
          <w:tblHeader w:val="0"/>
        </w:trPr>
        <w:tc>
          <w:tcPr/>
          <w:p w:rsidR="00000000" w:rsidDel="00000000" w:rsidP="00000000" w:rsidRDefault="00000000" w:rsidRPr="00000000" w14:paraId="00000173">
            <w:pPr>
              <w:ind w:firstLine="0"/>
              <w:rPr/>
            </w:pPr>
            <w:r w:rsidDel="00000000" w:rsidR="00000000" w:rsidRPr="00000000">
              <w:rPr>
                <w:rtl w:val="0"/>
              </w:rPr>
              <w:t xml:space="preserve">Pre-registration</w:t>
            </w:r>
          </w:p>
        </w:tc>
        <w:tc>
          <w:tcPr>
            <w:tcBorders>
              <w:top w:color="000000" w:space="0" w:sz="0" w:val="nil"/>
            </w:tcBorders>
            <w:shd w:fill="auto" w:val="clear"/>
            <w:vAlign w:val="bottom"/>
          </w:tcPr>
          <w:p w:rsidR="00000000" w:rsidDel="00000000" w:rsidP="00000000" w:rsidRDefault="00000000" w:rsidRPr="00000000" w14:paraId="00000174">
            <w:pPr>
              <w:ind w:firstLine="0"/>
              <w:rPr/>
            </w:pPr>
            <w:r w:rsidDel="00000000" w:rsidR="00000000" w:rsidRPr="00000000">
              <w:rPr>
                <w:color w:val="000000"/>
                <w:rtl w:val="0"/>
              </w:rPr>
              <w:t xml:space="preserve">5.18</w:t>
            </w:r>
            <w:r w:rsidDel="00000000" w:rsidR="00000000" w:rsidRPr="00000000">
              <w:rPr>
                <w:rtl w:val="0"/>
              </w:rPr>
            </w:r>
          </w:p>
        </w:tc>
        <w:tc>
          <w:tcPr>
            <w:tcBorders>
              <w:top w:color="000000" w:space="0" w:sz="0" w:val="nil"/>
            </w:tcBorders>
            <w:shd w:fill="auto" w:val="clear"/>
            <w:vAlign w:val="bottom"/>
          </w:tcPr>
          <w:p w:rsidR="00000000" w:rsidDel="00000000" w:rsidP="00000000" w:rsidRDefault="00000000" w:rsidRPr="00000000" w14:paraId="00000175">
            <w:pPr>
              <w:ind w:firstLine="0"/>
              <w:rPr/>
            </w:pPr>
            <w:r w:rsidDel="00000000" w:rsidR="00000000" w:rsidRPr="00000000">
              <w:rPr>
                <w:color w:val="000000"/>
                <w:rtl w:val="0"/>
              </w:rPr>
              <w:t xml:space="preserve">-5.18</w:t>
            </w:r>
            <w:r w:rsidDel="00000000" w:rsidR="00000000" w:rsidRPr="00000000">
              <w:rPr>
                <w:rtl w:val="0"/>
              </w:rPr>
            </w:r>
          </w:p>
        </w:tc>
        <w:tc>
          <w:tcPr>
            <w:tcBorders>
              <w:top w:color="000000" w:space="0" w:sz="0" w:val="nil"/>
            </w:tcBorders>
            <w:shd w:fill="auto" w:val="clear"/>
            <w:vAlign w:val="bottom"/>
          </w:tcPr>
          <w:p w:rsidR="00000000" w:rsidDel="00000000" w:rsidP="00000000" w:rsidRDefault="00000000" w:rsidRPr="00000000" w14:paraId="00000176">
            <w:pPr>
              <w:ind w:firstLine="0"/>
              <w:rPr/>
            </w:pPr>
            <w:r w:rsidDel="00000000" w:rsidR="00000000" w:rsidRPr="00000000">
              <w:rPr>
                <w:color w:val="000000"/>
                <w:rtl w:val="0"/>
              </w:rPr>
              <w:t xml:space="preserve">7.25</w:t>
            </w:r>
            <w:r w:rsidDel="00000000" w:rsidR="00000000" w:rsidRPr="00000000">
              <w:rPr>
                <w:rtl w:val="0"/>
              </w:rPr>
            </w:r>
          </w:p>
        </w:tc>
        <w:tc>
          <w:tcPr>
            <w:tcBorders>
              <w:top w:color="000000" w:space="0" w:sz="0" w:val="nil"/>
            </w:tcBorders>
            <w:shd w:fill="auto" w:val="clear"/>
            <w:vAlign w:val="bottom"/>
          </w:tcPr>
          <w:p w:rsidR="00000000" w:rsidDel="00000000" w:rsidP="00000000" w:rsidRDefault="00000000" w:rsidRPr="00000000" w14:paraId="00000177">
            <w:pPr>
              <w:ind w:firstLine="0"/>
              <w:rPr/>
            </w:pPr>
            <w:r w:rsidDel="00000000" w:rsidR="00000000" w:rsidRPr="00000000">
              <w:rPr>
                <w:color w:val="000000"/>
                <w:rtl w:val="0"/>
              </w:rPr>
              <w:t xml:space="preserve">-7.25</w:t>
            </w:r>
            <w:r w:rsidDel="00000000" w:rsidR="00000000" w:rsidRPr="00000000">
              <w:rPr>
                <w:rtl w:val="0"/>
              </w:rPr>
            </w:r>
          </w:p>
        </w:tc>
      </w:tr>
      <w:tr>
        <w:trPr>
          <w:cantSplit w:val="0"/>
          <w:trHeight w:val="384" w:hRule="atLeast"/>
          <w:tblHeader w:val="0"/>
        </w:trPr>
        <w:tc>
          <w:tcPr/>
          <w:p w:rsidR="00000000" w:rsidDel="00000000" w:rsidP="00000000" w:rsidRDefault="00000000" w:rsidRPr="00000000" w14:paraId="00000178">
            <w:pPr>
              <w:ind w:firstLine="0"/>
              <w:rPr/>
            </w:pPr>
            <w:r w:rsidDel="00000000" w:rsidR="00000000" w:rsidRPr="00000000">
              <w:rPr>
                <w:rtl w:val="0"/>
              </w:rPr>
              <w:t xml:space="preserve">Preprints</w:t>
            </w:r>
          </w:p>
        </w:tc>
        <w:tc>
          <w:tcPr>
            <w:tcBorders>
              <w:top w:color="000000" w:space="0" w:sz="0" w:val="nil"/>
            </w:tcBorders>
            <w:shd w:fill="auto" w:val="clear"/>
            <w:vAlign w:val="bottom"/>
          </w:tcPr>
          <w:p w:rsidR="00000000" w:rsidDel="00000000" w:rsidP="00000000" w:rsidRDefault="00000000" w:rsidRPr="00000000" w14:paraId="00000179">
            <w:pPr>
              <w:ind w:firstLine="0"/>
              <w:rPr/>
            </w:pPr>
            <w:r w:rsidDel="00000000" w:rsidR="00000000" w:rsidRPr="00000000">
              <w:rPr>
                <w:color w:val="000000"/>
                <w:rtl w:val="0"/>
              </w:rPr>
              <w:t xml:space="preserve">9.72</w:t>
            </w:r>
            <w:r w:rsidDel="00000000" w:rsidR="00000000" w:rsidRPr="00000000">
              <w:rPr>
                <w:rtl w:val="0"/>
              </w:rPr>
            </w:r>
          </w:p>
        </w:tc>
        <w:tc>
          <w:tcPr>
            <w:tcBorders>
              <w:top w:color="000000" w:space="0" w:sz="0" w:val="nil"/>
            </w:tcBorders>
            <w:shd w:fill="auto" w:val="clear"/>
            <w:vAlign w:val="bottom"/>
          </w:tcPr>
          <w:p w:rsidR="00000000" w:rsidDel="00000000" w:rsidP="00000000" w:rsidRDefault="00000000" w:rsidRPr="00000000" w14:paraId="0000017A">
            <w:pPr>
              <w:ind w:firstLine="0"/>
              <w:rPr/>
            </w:pPr>
            <w:r w:rsidDel="00000000" w:rsidR="00000000" w:rsidRPr="00000000">
              <w:rPr>
                <w:color w:val="000000"/>
                <w:rtl w:val="0"/>
              </w:rPr>
              <w:t xml:space="preserve">-9.72</w:t>
            </w:r>
            <w:r w:rsidDel="00000000" w:rsidR="00000000" w:rsidRPr="00000000">
              <w:rPr>
                <w:rtl w:val="0"/>
              </w:rPr>
            </w:r>
          </w:p>
        </w:tc>
        <w:tc>
          <w:tcPr>
            <w:tcBorders>
              <w:top w:color="000000" w:space="0" w:sz="0" w:val="nil"/>
            </w:tcBorders>
            <w:shd w:fill="auto" w:val="clear"/>
            <w:vAlign w:val="bottom"/>
          </w:tcPr>
          <w:p w:rsidR="00000000" w:rsidDel="00000000" w:rsidP="00000000" w:rsidRDefault="00000000" w:rsidRPr="00000000" w14:paraId="0000017B">
            <w:pPr>
              <w:ind w:firstLine="0"/>
              <w:rPr/>
            </w:pPr>
            <w:r w:rsidDel="00000000" w:rsidR="00000000" w:rsidRPr="00000000">
              <w:rPr>
                <w:color w:val="000000"/>
                <w:rtl w:val="0"/>
              </w:rPr>
              <w:t xml:space="preserve">11.26</w:t>
            </w:r>
            <w:r w:rsidDel="00000000" w:rsidR="00000000" w:rsidRPr="00000000">
              <w:rPr>
                <w:rtl w:val="0"/>
              </w:rPr>
            </w:r>
          </w:p>
        </w:tc>
        <w:tc>
          <w:tcPr>
            <w:tcBorders>
              <w:top w:color="000000" w:space="0" w:sz="0" w:val="nil"/>
            </w:tcBorders>
            <w:shd w:fill="auto" w:val="clear"/>
            <w:vAlign w:val="bottom"/>
          </w:tcPr>
          <w:p w:rsidR="00000000" w:rsidDel="00000000" w:rsidP="00000000" w:rsidRDefault="00000000" w:rsidRPr="00000000" w14:paraId="0000017C">
            <w:pPr>
              <w:ind w:firstLine="0"/>
              <w:rPr/>
            </w:pPr>
            <w:r w:rsidDel="00000000" w:rsidR="00000000" w:rsidRPr="00000000">
              <w:rPr>
                <w:color w:val="000000"/>
                <w:rtl w:val="0"/>
              </w:rPr>
              <w:t xml:space="preserve">-11.26</w:t>
            </w:r>
            <w:r w:rsidDel="00000000" w:rsidR="00000000" w:rsidRPr="00000000">
              <w:rPr>
                <w:rtl w:val="0"/>
              </w:rPr>
            </w:r>
          </w:p>
        </w:tc>
      </w:tr>
      <w:tr>
        <w:trPr>
          <w:cantSplit w:val="0"/>
          <w:trHeight w:val="384" w:hRule="atLeast"/>
          <w:tblHeader w:val="0"/>
        </w:trPr>
        <w:tc>
          <w:tcPr/>
          <w:p w:rsidR="00000000" w:rsidDel="00000000" w:rsidP="00000000" w:rsidRDefault="00000000" w:rsidRPr="00000000" w14:paraId="0000017D">
            <w:pPr>
              <w:ind w:firstLine="0"/>
              <w:rPr/>
            </w:pPr>
            <w:r w:rsidDel="00000000" w:rsidR="00000000" w:rsidRPr="00000000">
              <w:rPr>
                <w:rtl w:val="0"/>
              </w:rPr>
              <w:t xml:space="preserve">Open educational materials</w:t>
            </w:r>
          </w:p>
        </w:tc>
        <w:tc>
          <w:tcPr>
            <w:tcBorders>
              <w:top w:color="000000" w:space="0" w:sz="0" w:val="nil"/>
            </w:tcBorders>
            <w:shd w:fill="auto" w:val="clear"/>
            <w:vAlign w:val="bottom"/>
          </w:tcPr>
          <w:p w:rsidR="00000000" w:rsidDel="00000000" w:rsidP="00000000" w:rsidRDefault="00000000" w:rsidRPr="00000000" w14:paraId="0000017E">
            <w:pPr>
              <w:ind w:firstLine="0"/>
              <w:rPr/>
            </w:pPr>
            <w:r w:rsidDel="00000000" w:rsidR="00000000" w:rsidRPr="00000000">
              <w:rPr>
                <w:color w:val="000000"/>
                <w:rtl w:val="0"/>
              </w:rPr>
              <w:t xml:space="preserve">1.07</w:t>
            </w:r>
            <w:r w:rsidDel="00000000" w:rsidR="00000000" w:rsidRPr="00000000">
              <w:rPr>
                <w:rtl w:val="0"/>
              </w:rPr>
            </w:r>
          </w:p>
        </w:tc>
        <w:tc>
          <w:tcPr>
            <w:tcBorders>
              <w:top w:color="000000" w:space="0" w:sz="0" w:val="nil"/>
            </w:tcBorders>
            <w:shd w:fill="auto" w:val="clear"/>
            <w:vAlign w:val="bottom"/>
          </w:tcPr>
          <w:p w:rsidR="00000000" w:rsidDel="00000000" w:rsidP="00000000" w:rsidRDefault="00000000" w:rsidRPr="00000000" w14:paraId="0000017F">
            <w:pPr>
              <w:ind w:firstLine="0"/>
              <w:rPr/>
            </w:pPr>
            <w:r w:rsidDel="00000000" w:rsidR="00000000" w:rsidRPr="00000000">
              <w:rPr>
                <w:color w:val="000000"/>
                <w:rtl w:val="0"/>
              </w:rPr>
              <w:t xml:space="preserve">-1.07</w:t>
            </w:r>
            <w:r w:rsidDel="00000000" w:rsidR="00000000" w:rsidRPr="00000000">
              <w:rPr>
                <w:rtl w:val="0"/>
              </w:rPr>
            </w:r>
          </w:p>
        </w:tc>
        <w:tc>
          <w:tcPr>
            <w:tcBorders>
              <w:top w:color="000000" w:space="0" w:sz="0" w:val="nil"/>
            </w:tcBorders>
            <w:shd w:fill="auto" w:val="clear"/>
            <w:vAlign w:val="bottom"/>
          </w:tcPr>
          <w:p w:rsidR="00000000" w:rsidDel="00000000" w:rsidP="00000000" w:rsidRDefault="00000000" w:rsidRPr="00000000" w14:paraId="00000180">
            <w:pPr>
              <w:ind w:firstLine="0"/>
              <w:rPr/>
            </w:pPr>
            <w:r w:rsidDel="00000000" w:rsidR="00000000" w:rsidRPr="00000000">
              <w:rPr>
                <w:color w:val="000000"/>
                <w:rtl w:val="0"/>
              </w:rPr>
              <w:t xml:space="preserve">-5.96</w:t>
            </w:r>
            <w:r w:rsidDel="00000000" w:rsidR="00000000" w:rsidRPr="00000000">
              <w:rPr>
                <w:rtl w:val="0"/>
              </w:rPr>
            </w:r>
          </w:p>
        </w:tc>
        <w:tc>
          <w:tcPr>
            <w:tcBorders>
              <w:top w:color="000000" w:space="0" w:sz="0" w:val="nil"/>
            </w:tcBorders>
            <w:shd w:fill="auto" w:val="clear"/>
            <w:vAlign w:val="bottom"/>
          </w:tcPr>
          <w:p w:rsidR="00000000" w:rsidDel="00000000" w:rsidP="00000000" w:rsidRDefault="00000000" w:rsidRPr="00000000" w14:paraId="00000181">
            <w:pPr>
              <w:ind w:firstLine="0"/>
              <w:rPr/>
            </w:pPr>
            <w:r w:rsidDel="00000000" w:rsidR="00000000" w:rsidRPr="00000000">
              <w:rPr>
                <w:color w:val="000000"/>
                <w:rtl w:val="0"/>
              </w:rPr>
              <w:t xml:space="preserve">5.96</w:t>
            </w:r>
            <w:r w:rsidDel="00000000" w:rsidR="00000000" w:rsidRPr="00000000">
              <w:rPr>
                <w:rtl w:val="0"/>
              </w:rPr>
            </w:r>
          </w:p>
        </w:tc>
      </w:tr>
      <w:tr>
        <w:trPr>
          <w:cantSplit w:val="0"/>
          <w:trHeight w:val="384" w:hRule="atLeast"/>
          <w:tblHeader w:val="0"/>
        </w:trPr>
        <w:tc>
          <w:tcPr/>
          <w:p w:rsidR="00000000" w:rsidDel="00000000" w:rsidP="00000000" w:rsidRDefault="00000000" w:rsidRPr="00000000" w14:paraId="00000182">
            <w:pPr>
              <w:ind w:firstLine="0"/>
              <w:rPr/>
            </w:pPr>
            <w:r w:rsidDel="00000000" w:rsidR="00000000" w:rsidRPr="00000000">
              <w:rPr>
                <w:rtl w:val="0"/>
              </w:rPr>
              <w:t xml:space="preserve">Statistical power</w:t>
            </w:r>
          </w:p>
        </w:tc>
        <w:tc>
          <w:tcPr>
            <w:tcBorders>
              <w:top w:color="000000" w:space="0" w:sz="0" w:val="nil"/>
            </w:tcBorders>
            <w:shd w:fill="auto" w:val="clear"/>
            <w:vAlign w:val="bottom"/>
          </w:tcPr>
          <w:p w:rsidR="00000000" w:rsidDel="00000000" w:rsidP="00000000" w:rsidRDefault="00000000" w:rsidRPr="00000000" w14:paraId="00000183">
            <w:pPr>
              <w:ind w:firstLine="0"/>
              <w:rPr/>
            </w:pPr>
            <w:r w:rsidDel="00000000" w:rsidR="00000000" w:rsidRPr="00000000">
              <w:rPr>
                <w:color w:val="000000"/>
                <w:rtl w:val="0"/>
              </w:rPr>
              <w:t xml:space="preserve">4.53</w:t>
            </w:r>
            <w:r w:rsidDel="00000000" w:rsidR="00000000" w:rsidRPr="00000000">
              <w:rPr>
                <w:rtl w:val="0"/>
              </w:rPr>
            </w:r>
          </w:p>
        </w:tc>
        <w:tc>
          <w:tcPr>
            <w:tcBorders>
              <w:top w:color="000000" w:space="0" w:sz="0" w:val="nil"/>
            </w:tcBorders>
            <w:shd w:fill="auto" w:val="clear"/>
            <w:vAlign w:val="bottom"/>
          </w:tcPr>
          <w:p w:rsidR="00000000" w:rsidDel="00000000" w:rsidP="00000000" w:rsidRDefault="00000000" w:rsidRPr="00000000" w14:paraId="00000184">
            <w:pPr>
              <w:ind w:firstLine="0"/>
              <w:rPr/>
            </w:pPr>
            <w:r w:rsidDel="00000000" w:rsidR="00000000" w:rsidRPr="00000000">
              <w:rPr>
                <w:color w:val="000000"/>
                <w:rtl w:val="0"/>
              </w:rPr>
              <w:t xml:space="preserve">-4.53</w:t>
            </w:r>
            <w:r w:rsidDel="00000000" w:rsidR="00000000" w:rsidRPr="00000000">
              <w:rPr>
                <w:rtl w:val="0"/>
              </w:rPr>
            </w:r>
          </w:p>
        </w:tc>
        <w:tc>
          <w:tcPr>
            <w:tcBorders>
              <w:top w:color="000000" w:space="0" w:sz="0" w:val="nil"/>
            </w:tcBorders>
            <w:shd w:fill="auto" w:val="clear"/>
            <w:vAlign w:val="bottom"/>
          </w:tcPr>
          <w:p w:rsidR="00000000" w:rsidDel="00000000" w:rsidP="00000000" w:rsidRDefault="00000000" w:rsidRPr="00000000" w14:paraId="00000185">
            <w:pPr>
              <w:ind w:firstLine="0"/>
              <w:rPr/>
            </w:pPr>
            <w:r w:rsidDel="00000000" w:rsidR="00000000" w:rsidRPr="00000000">
              <w:rPr>
                <w:color w:val="000000"/>
                <w:rtl w:val="0"/>
              </w:rPr>
              <w:t xml:space="preserve">3.56</w:t>
            </w:r>
            <w:r w:rsidDel="00000000" w:rsidR="00000000" w:rsidRPr="00000000">
              <w:rPr>
                <w:rtl w:val="0"/>
              </w:rPr>
            </w:r>
          </w:p>
        </w:tc>
        <w:tc>
          <w:tcPr>
            <w:tcBorders>
              <w:top w:color="000000" w:space="0" w:sz="0" w:val="nil"/>
            </w:tcBorders>
            <w:shd w:fill="auto" w:val="clear"/>
            <w:vAlign w:val="bottom"/>
          </w:tcPr>
          <w:p w:rsidR="00000000" w:rsidDel="00000000" w:rsidP="00000000" w:rsidRDefault="00000000" w:rsidRPr="00000000" w14:paraId="00000186">
            <w:pPr>
              <w:ind w:firstLine="0"/>
              <w:rPr/>
            </w:pPr>
            <w:r w:rsidDel="00000000" w:rsidR="00000000" w:rsidRPr="00000000">
              <w:rPr>
                <w:color w:val="000000"/>
                <w:rtl w:val="0"/>
              </w:rPr>
              <w:t xml:space="preserve">-3.56</w:t>
            </w:r>
            <w:r w:rsidDel="00000000" w:rsidR="00000000" w:rsidRPr="00000000">
              <w:rPr>
                <w:rtl w:val="0"/>
              </w:rPr>
            </w:r>
          </w:p>
        </w:tc>
      </w:tr>
      <w:tr>
        <w:trPr>
          <w:cantSplit w:val="0"/>
          <w:trHeight w:val="384" w:hRule="atLeast"/>
          <w:tblHeader w:val="0"/>
        </w:trPr>
        <w:tc>
          <w:tcPr>
            <w:tcBorders>
              <w:bottom w:color="000000" w:space="0" w:sz="4" w:val="single"/>
            </w:tcBorders>
          </w:tcPr>
          <w:p w:rsidR="00000000" w:rsidDel="00000000" w:rsidP="00000000" w:rsidRDefault="00000000" w:rsidRPr="00000000" w14:paraId="00000187">
            <w:pPr>
              <w:ind w:firstLine="0"/>
              <w:rPr/>
            </w:pPr>
            <w:r w:rsidDel="00000000" w:rsidR="00000000" w:rsidRPr="00000000">
              <w:rPr>
                <w:rtl w:val="0"/>
              </w:rPr>
              <w:t xml:space="preserve">Replication</w:t>
            </w:r>
          </w:p>
        </w:tc>
        <w:tc>
          <w:tcPr>
            <w:tcBorders>
              <w:top w:color="000000" w:space="0" w:sz="0" w:val="nil"/>
              <w:bottom w:color="000000" w:space="0" w:sz="4" w:val="single"/>
            </w:tcBorders>
            <w:shd w:fill="auto" w:val="clear"/>
            <w:vAlign w:val="bottom"/>
          </w:tcPr>
          <w:p w:rsidR="00000000" w:rsidDel="00000000" w:rsidP="00000000" w:rsidRDefault="00000000" w:rsidRPr="00000000" w14:paraId="00000188">
            <w:pPr>
              <w:ind w:firstLine="0"/>
              <w:rPr/>
            </w:pPr>
            <w:r w:rsidDel="00000000" w:rsidR="00000000" w:rsidRPr="00000000">
              <w:rPr>
                <w:color w:val="000000"/>
                <w:rtl w:val="0"/>
              </w:rPr>
              <w:t xml:space="preserve">-13.41</w:t>
            </w:r>
            <w:r w:rsidDel="00000000" w:rsidR="00000000" w:rsidRPr="00000000">
              <w:rPr>
                <w:rtl w:val="0"/>
              </w:rPr>
            </w:r>
          </w:p>
        </w:tc>
        <w:tc>
          <w:tcPr>
            <w:tcBorders>
              <w:top w:color="000000" w:space="0" w:sz="0" w:val="nil"/>
              <w:bottom w:color="000000" w:space="0" w:sz="4" w:val="single"/>
            </w:tcBorders>
            <w:shd w:fill="auto" w:val="clear"/>
            <w:vAlign w:val="bottom"/>
          </w:tcPr>
          <w:p w:rsidR="00000000" w:rsidDel="00000000" w:rsidP="00000000" w:rsidRDefault="00000000" w:rsidRPr="00000000" w14:paraId="00000189">
            <w:pPr>
              <w:ind w:firstLine="0"/>
              <w:rPr/>
            </w:pPr>
            <w:r w:rsidDel="00000000" w:rsidR="00000000" w:rsidRPr="00000000">
              <w:rPr>
                <w:color w:val="000000"/>
                <w:rtl w:val="0"/>
              </w:rPr>
              <w:t xml:space="preserve">13.41</w:t>
            </w:r>
            <w:r w:rsidDel="00000000" w:rsidR="00000000" w:rsidRPr="00000000">
              <w:rPr>
                <w:rtl w:val="0"/>
              </w:rPr>
            </w:r>
          </w:p>
        </w:tc>
        <w:tc>
          <w:tcPr>
            <w:tcBorders>
              <w:top w:color="000000" w:space="0" w:sz="0" w:val="nil"/>
              <w:bottom w:color="000000" w:space="0" w:sz="4" w:val="single"/>
            </w:tcBorders>
            <w:shd w:fill="auto" w:val="clear"/>
            <w:vAlign w:val="bottom"/>
          </w:tcPr>
          <w:p w:rsidR="00000000" w:rsidDel="00000000" w:rsidP="00000000" w:rsidRDefault="00000000" w:rsidRPr="00000000" w14:paraId="0000018A">
            <w:pPr>
              <w:ind w:firstLine="0"/>
              <w:rPr/>
            </w:pPr>
            <w:r w:rsidDel="00000000" w:rsidR="00000000" w:rsidRPr="00000000">
              <w:rPr>
                <w:color w:val="000000"/>
                <w:rtl w:val="0"/>
              </w:rPr>
              <w:t xml:space="preserve">-8.08</w:t>
            </w:r>
            <w:r w:rsidDel="00000000" w:rsidR="00000000" w:rsidRPr="00000000">
              <w:rPr>
                <w:rtl w:val="0"/>
              </w:rPr>
            </w:r>
          </w:p>
        </w:tc>
        <w:tc>
          <w:tcPr>
            <w:tcBorders>
              <w:top w:color="000000" w:space="0" w:sz="0" w:val="nil"/>
              <w:bottom w:color="000000" w:space="0" w:sz="4" w:val="single"/>
            </w:tcBorders>
            <w:shd w:fill="auto" w:val="clear"/>
            <w:vAlign w:val="bottom"/>
          </w:tcPr>
          <w:p w:rsidR="00000000" w:rsidDel="00000000" w:rsidP="00000000" w:rsidRDefault="00000000" w:rsidRPr="00000000" w14:paraId="0000018B">
            <w:pPr>
              <w:ind w:firstLine="0"/>
              <w:rPr/>
            </w:pPr>
            <w:r w:rsidDel="00000000" w:rsidR="00000000" w:rsidRPr="00000000">
              <w:rPr>
                <w:color w:val="000000"/>
                <w:rtl w:val="0"/>
              </w:rPr>
              <w:t xml:space="preserve">8.08</w:t>
            </w:r>
            <w:r w:rsidDel="00000000" w:rsidR="00000000" w:rsidRPr="00000000">
              <w:rPr>
                <w:rtl w:val="0"/>
              </w:rPr>
            </w:r>
          </w:p>
        </w:tc>
      </w:tr>
    </w:tbl>
    <w:p w:rsidR="00000000" w:rsidDel="00000000" w:rsidP="00000000" w:rsidRDefault="00000000" w:rsidRPr="00000000" w14:paraId="0000018C">
      <w:pPr>
        <w:ind w:firstLine="0"/>
        <w:rPr>
          <w:i w:val="1"/>
        </w:rPr>
      </w:pPr>
      <w:r w:rsidDel="00000000" w:rsidR="00000000" w:rsidRPr="00000000">
        <w:rPr>
          <w:rtl w:val="0"/>
        </w:rPr>
      </w:r>
    </w:p>
    <w:p w:rsidR="00000000" w:rsidDel="00000000" w:rsidP="00000000" w:rsidRDefault="00000000" w:rsidRPr="00000000" w14:paraId="0000018D">
      <w:pPr>
        <w:spacing w:line="480" w:lineRule="auto"/>
        <w:ind w:firstLine="0"/>
        <w:rPr>
          <w:i w:val="1"/>
        </w:rPr>
      </w:pPr>
      <w:r w:rsidDel="00000000" w:rsidR="00000000" w:rsidRPr="00000000">
        <w:rPr>
          <w:i w:val="1"/>
          <w:rtl w:val="0"/>
        </w:rPr>
        <w:t xml:space="preserve">Differences in performance across the different open research measures</w:t>
      </w:r>
    </w:p>
    <w:p w:rsidR="00000000" w:rsidDel="00000000" w:rsidP="00000000" w:rsidRDefault="00000000" w:rsidRPr="00000000" w14:paraId="0000018E">
      <w:pPr>
        <w:spacing w:line="480" w:lineRule="auto"/>
        <w:ind w:firstLine="0"/>
        <w:rPr/>
      </w:pPr>
      <w:r w:rsidDel="00000000" w:rsidR="00000000" w:rsidRPr="00000000">
        <w:rPr>
          <w:rtl w:val="0"/>
        </w:rPr>
        <w:t xml:space="preserve">We were interested in whether there were significant differences in performance across the primary dependent variables, i.e., contextual perceptions, situational perceptions, awareness and experience of open research. A one-way repeated measure ANOVA using z-scored total scores for each of the variables, found no significant effect, </w:t>
      </w:r>
      <w:r w:rsidDel="00000000" w:rsidR="00000000" w:rsidRPr="00000000">
        <w:rPr>
          <w:i w:val="1"/>
          <w:rtl w:val="0"/>
        </w:rPr>
        <w:t xml:space="preserve">F </w:t>
      </w:r>
      <w:r w:rsidDel="00000000" w:rsidR="00000000" w:rsidRPr="00000000">
        <w:rPr>
          <w:rtl w:val="0"/>
        </w:rPr>
        <w:t xml:space="preserve">&lt; 1.</w:t>
      </w:r>
    </w:p>
    <w:p w:rsidR="00000000" w:rsidDel="00000000" w:rsidP="00000000" w:rsidRDefault="00000000" w:rsidRPr="00000000" w14:paraId="0000018F">
      <w:pPr>
        <w:pStyle w:val="Heading2"/>
        <w:spacing w:line="480" w:lineRule="auto"/>
        <w:rPr/>
      </w:pPr>
      <w:r w:rsidDel="00000000" w:rsidR="00000000" w:rsidRPr="00000000">
        <w:rPr>
          <w:rtl w:val="0"/>
        </w:rPr>
        <w:t xml:space="preserve">Discussion </w:t>
      </w:r>
    </w:p>
    <w:p w:rsidR="00000000" w:rsidDel="00000000" w:rsidP="00000000" w:rsidRDefault="00000000" w:rsidRPr="00000000" w14:paraId="00000190">
      <w:pPr>
        <w:spacing w:line="480" w:lineRule="auto"/>
        <w:ind w:firstLine="0"/>
        <w:rPr/>
      </w:pPr>
      <w:r w:rsidDel="00000000" w:rsidR="00000000" w:rsidRPr="00000000">
        <w:rPr>
          <w:rtl w:val="0"/>
        </w:rPr>
        <w:t xml:space="preserve">Study 1 was used to determine baseline understanding of contextual and situational perceptions, awareness, and experience of open research in UK Psychology undergraduate students. Data was compared across undergraduate year groups, across UKRN-status (with/without UKRN local network lead) and across eight open research practices. Our findings demonstrate that contextual perceptions, awareness, and situational perceptions of open research remained consistent across year groups, but that there was some increase in experience of open research from Year 1 to Year 2 of undergraduate study. Overall, this does not support our hypothesis that open research understanding would increase across year groups. Instead, we show evidence of mid-level awareness scores (on average 4 or 5 on a scale ranging from 0-8), and almost no growth in open research understanding across the undergraduate psychology degree. This relatively low and consistent awareness is supported by the low percentages of students who reported learning about open research, which ranged from 16% to 30% across year groups, and low levels of experience of open research practices (ranging from 13% - preprints to 61% - open access). Encouragingly though, in the categorical data, there was some evidence of increased learning about open research across year groups; this increase was not sufficient, however, to be reflected in awareness scores. Perhaps one explanation could be that students learn academic skills in early years of university and are expected to apply these practices throughout the course. Whilst practical focus in assignments over academic year groups teaches students how to do research, the amount of new conceptual knowledge they are taught about research is reduced. This would also correspond to the fact that practical experience with open research practices is so low, i.e., students’ situational perceptions and understanding are not improving because they don’t use these practices </w:t>
      </w:r>
      <w:r w:rsidDel="00000000" w:rsidR="00000000" w:rsidRPr="00000000">
        <w:rPr>
          <w:i w:val="1"/>
          <w:rtl w:val="0"/>
        </w:rPr>
        <w:t xml:space="preserve">in practice</w:t>
      </w:r>
      <w:r w:rsidDel="00000000" w:rsidR="00000000" w:rsidRPr="00000000">
        <w:rPr>
          <w:rtl w:val="0"/>
        </w:rPr>
        <w:t xml:space="preserve">.</w:t>
      </w:r>
    </w:p>
    <w:p w:rsidR="00000000" w:rsidDel="00000000" w:rsidP="00000000" w:rsidRDefault="00000000" w:rsidRPr="00000000" w14:paraId="00000191">
      <w:pPr>
        <w:spacing w:line="480" w:lineRule="auto"/>
        <w:rPr/>
      </w:pPr>
      <w:bookmarkStart w:colFirst="0" w:colLast="0" w:name="_heading=h.3znysh7" w:id="3"/>
      <w:bookmarkEnd w:id="3"/>
      <w:r w:rsidDel="00000000" w:rsidR="00000000" w:rsidRPr="00000000">
        <w:rPr>
          <w:rtl w:val="0"/>
        </w:rPr>
        <w:t xml:space="preserve">There was variation in situational perceptions and perceived importance of the open research practices, but with both variables following broadly similar patterns. Undergraduate Psychology students had the most positive situational perceptions of study replication and perceived this as most important. After study replication, scores for situational perceptions and importance were higher for open data and open access, followed by power, open materials, open educational materials, with the lowest situational and contextual perceptions of importance for preprints. This suggests that perceived importance is very much related to situational perceptions of that open research practice; this stands to reason as it would be difficult to perceive something as important if students do not first know about it. Reflecting on the patterns, it could be the case that students do not recognise the elements of open research that they are being taught, e.g., they do not realise that pre-registration is a component of open research. Alternatively, universities may be prioritising teaching about the replication crisis as one particular sub-component of Open Research. Overall, these data suggest a need to introduce open research practices into undergraduate psychology degrees. This would promote well planned and rigorous research as standard practice and could have the impact of reducing questionable research practices, underpowered studies, etc., both during the degree and longer term should these junior researchers embark on a career which involves research design. By providing junior researchers with a good understanding of open research practices, universities will also be equipping their graduates with useful knowledge for professional development. </w:t>
      </w:r>
    </w:p>
    <w:p w:rsidR="00000000" w:rsidDel="00000000" w:rsidP="00000000" w:rsidRDefault="00000000" w:rsidRPr="00000000" w14:paraId="00000192">
      <w:pPr>
        <w:spacing w:line="480" w:lineRule="auto"/>
        <w:rPr/>
      </w:pPr>
      <w:bookmarkStart w:colFirst="0" w:colLast="0" w:name="_heading=h.2et92p0" w:id="4"/>
      <w:bookmarkEnd w:id="4"/>
      <w:r w:rsidDel="00000000" w:rsidR="00000000" w:rsidRPr="00000000">
        <w:rPr>
          <w:rtl w:val="0"/>
        </w:rPr>
        <w:t xml:space="preserve">Encouragingly, despite low levels of reported learning, awareness of each research practice was relatively high, ranging from 40% (preprints) to 76% (study replication). However, it is also worth noting that high percentages of students (61%) believed they had experience of Open Access. This may reflect some confusion from students who responded </w:t>
      </w:r>
      <w:r w:rsidDel="00000000" w:rsidR="00000000" w:rsidRPr="00000000">
        <w:rPr>
          <w:i w:val="1"/>
          <w:rtl w:val="0"/>
        </w:rPr>
        <w:t xml:space="preserve">yes</w:t>
      </w:r>
      <w:r w:rsidDel="00000000" w:rsidR="00000000" w:rsidRPr="00000000">
        <w:rPr>
          <w:rtl w:val="0"/>
        </w:rPr>
        <w:t xml:space="preserve"> to this item if they had accessed open access papers, as opposed to published open access themselves. Students also overwhelmingly agreed that issues pertaining to open research and the replication crisis were applicable to them, ranging from 89% to 93% agreement across year groups. We also found, as hypothesised, that there was increased open research understanding in students from universities with a UKRN local network lead. This was true for open research awareness and situational perceptions, awareness of the replication crisis and whether students learnt about open research. This may suggest that the presence of a UKRN local network lead at a university has a positive effect on promoting open research beyond the level of academic staff, or it could be that universities that are more focussed on open research in the first place are more likely to have a UKRN local network lead. </w:t>
      </w:r>
    </w:p>
    <w:p w:rsidR="00000000" w:rsidDel="00000000" w:rsidP="00000000" w:rsidRDefault="00000000" w:rsidRPr="00000000" w14:paraId="00000193">
      <w:pPr>
        <w:spacing w:line="480" w:lineRule="auto"/>
        <w:rPr/>
      </w:pPr>
      <w:r w:rsidDel="00000000" w:rsidR="00000000" w:rsidRPr="00000000">
        <w:rPr>
          <w:rtl w:val="0"/>
        </w:rPr>
        <w:t xml:space="preserve">In summary, this is one of the first studies to investigate understanding of open research at undergraduate level. In Study 2, we build on this knowledge by comparing our study 1 data to a second wave of data collected two years later. This cross-sectional study was conducted to determine whether the growing momentum in open research globally, is reflected in the open research understanding of UK undergraduate Psychology students. </w:t>
      </w:r>
    </w:p>
    <w:p w:rsidR="00000000" w:rsidDel="00000000" w:rsidP="00000000" w:rsidRDefault="00000000" w:rsidRPr="00000000" w14:paraId="00000194">
      <w:pPr>
        <w:spacing w:line="480" w:lineRule="auto"/>
        <w:ind w:firstLine="0"/>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95">
      <w:pPr>
        <w:pStyle w:val="Heading1"/>
        <w:spacing w:line="480" w:lineRule="auto"/>
        <w:rPr/>
      </w:pPr>
      <w:r w:rsidDel="00000000" w:rsidR="00000000" w:rsidRPr="00000000">
        <w:rPr>
          <w:rtl w:val="0"/>
        </w:rPr>
        <w:t xml:space="preserve">Study 2</w:t>
      </w:r>
    </w:p>
    <w:p w:rsidR="00000000" w:rsidDel="00000000" w:rsidP="00000000" w:rsidRDefault="00000000" w:rsidRPr="00000000" w14:paraId="00000196">
      <w:pPr>
        <w:spacing w:line="480" w:lineRule="auto"/>
        <w:ind w:firstLine="0"/>
        <w:rPr/>
      </w:pPr>
      <w:bookmarkStart w:colFirst="0" w:colLast="0" w:name="_heading=h.tyjcwt" w:id="5"/>
      <w:bookmarkEnd w:id="5"/>
      <w:r w:rsidDel="00000000" w:rsidR="00000000" w:rsidRPr="00000000">
        <w:rPr>
          <w:rtl w:val="0"/>
        </w:rPr>
        <w:t xml:space="preserve">In Study 2, we investigate whether understanding of open research has changed in undergraduate psychology students over time, i.e., over a two-year period between 2020 and 2022. We completed a second wave of STORM data collection two years after the first and in Study 2, we compare performance on our STORM questionnaire across two waves. Note that this was not a longitudinal study, and the same participants were not followed up at both time points. Instead, we have taken cross-sectional samples of students from each time point (wave). There is convincing evidence that the adoption of open research practices and focus on the importance of open research is on the rise. Some indicators of this include the recent publications of open science recommendations by UNESCO (2021) [35] highlighting the global importance of the open research movement. In addition, there has been a rise in the use of preprints in advance of research peer-review, an open research activity that was greatly expedited by Covid-19 [36]. Similarly, the number of journals offering registered report publication formats has been steadily rising since 2013 [37-38]. Furthermore, the number of institutions in the UK with a UKRN local network lead has increased in the two years from 2020 (N=43) to 2022 (N = 61) suggesting a growing understanding of the importance of open research at an institutional level. Therefore, in Study 2, we investigate whether the growing focus on open research in wider research culture has translated into change for undergraduate student understanding of open research. We compare understanding of replication/reproducibility and open research/science, in addition to measures of contextual and situational perceptions, awareness, and experience of open research, across the two waves. We hypothesise that there will be higher scores on all open research measures at wave 2, aligned with broader increases in the adoption of open research culture during the period between wave 1 and wave 2 data collection. Second, we investigate whether differences in students understanding of open research, are influenced by academic year group. Although we found relatively few year group effects in Study 1, we hypothesise that increased focus on open research between the waves may have led to increased inclusion of open research in undergraduate teaching. Thus, we expected increased understanding of open research with increasing year group at Wave 2 due to students having increased exposure to research skills classes and the dissertation process. </w:t>
      </w:r>
    </w:p>
    <w:p w:rsidR="00000000" w:rsidDel="00000000" w:rsidP="00000000" w:rsidRDefault="00000000" w:rsidRPr="00000000" w14:paraId="00000197">
      <w:pPr>
        <w:pStyle w:val="Heading2"/>
        <w:spacing w:line="480" w:lineRule="auto"/>
        <w:rPr/>
      </w:pPr>
      <w:r w:rsidDel="00000000" w:rsidR="00000000" w:rsidRPr="00000000">
        <w:rPr>
          <w:rtl w:val="0"/>
        </w:rPr>
        <w:t xml:space="preserve">Method </w:t>
      </w:r>
    </w:p>
    <w:p w:rsidR="00000000" w:rsidDel="00000000" w:rsidP="00000000" w:rsidRDefault="00000000" w:rsidRPr="00000000" w14:paraId="00000198">
      <w:pPr>
        <w:pStyle w:val="Heading3"/>
        <w:spacing w:line="480" w:lineRule="auto"/>
        <w:rPr/>
      </w:pPr>
      <w:r w:rsidDel="00000000" w:rsidR="00000000" w:rsidRPr="00000000">
        <w:rPr>
          <w:rtl w:val="0"/>
        </w:rPr>
        <w:t xml:space="preserve">Participants </w:t>
      </w:r>
    </w:p>
    <w:p w:rsidR="00000000" w:rsidDel="00000000" w:rsidP="00000000" w:rsidRDefault="00000000" w:rsidRPr="00000000" w14:paraId="00000199">
      <w:pPr>
        <w:spacing w:line="480" w:lineRule="auto"/>
        <w:ind w:firstLine="0"/>
        <w:rPr/>
      </w:pPr>
      <w:r w:rsidDel="00000000" w:rsidR="00000000" w:rsidRPr="00000000">
        <w:rPr>
          <w:rtl w:val="0"/>
        </w:rPr>
        <w:t xml:space="preserve">In our pre-registration, we proposed to match the sample size from Study 1 for Study 2, i.e., we aimed to recruit at least 889 participants. However, of the 714 participants who completed our questionnaire, several were subsequently excluded in line with the pre-defined exclusion criteria stated in Study 1. A minimum time cap was set at 4 minutes for completion of the survey, any response that was shorter than this time cap was excluded from all analyses (N = 69 excluded). A minimum cap of 10 responses per university was set. Participants responses were excluded if less than 10 responses were received from their university (n = 74 excluded), e.g., if only seven responses were recorded from a university, all these participants were excluded. The final sample size was 571 undergraduate psychology students from nine universities across the UK. Our sample size was below our target; however, this is still sufficient for adequate (80%) power particularly given that we could not complete our planned analyses (see analysis section below). The final sample were 80.39% female, 17.51% male, 1.75% non-binary and 0.35% did not disclose their gender identity. For year group, the sample included students from Year 1 (</w:t>
      </w:r>
      <w:r w:rsidDel="00000000" w:rsidR="00000000" w:rsidRPr="00000000">
        <w:rPr>
          <w:i w:val="1"/>
          <w:rtl w:val="0"/>
        </w:rPr>
        <w:t xml:space="preserve">n</w:t>
      </w:r>
      <w:r w:rsidDel="00000000" w:rsidR="00000000" w:rsidRPr="00000000">
        <w:rPr>
          <w:rtl w:val="0"/>
        </w:rPr>
        <w:t xml:space="preserve">= 324); Year 2 (</w:t>
      </w:r>
      <w:r w:rsidDel="00000000" w:rsidR="00000000" w:rsidRPr="00000000">
        <w:rPr>
          <w:i w:val="1"/>
          <w:rtl w:val="0"/>
        </w:rPr>
        <w:t xml:space="preserve">n</w:t>
      </w:r>
      <w:r w:rsidDel="00000000" w:rsidR="00000000" w:rsidRPr="00000000">
        <w:rPr>
          <w:rtl w:val="0"/>
        </w:rPr>
        <w:t xml:space="preserve"> = 195) and final year (</w:t>
      </w:r>
      <w:r w:rsidDel="00000000" w:rsidR="00000000" w:rsidRPr="00000000">
        <w:rPr>
          <w:i w:val="1"/>
          <w:rtl w:val="0"/>
        </w:rPr>
        <w:t xml:space="preserve">n</w:t>
      </w:r>
      <w:r w:rsidDel="00000000" w:rsidR="00000000" w:rsidRPr="00000000">
        <w:rPr>
          <w:rtl w:val="0"/>
        </w:rPr>
        <w:t xml:space="preserve"> = 21). The 31 students who did not report their year group were excluded from year group-based analyses only.  The sample included 488 (85%) of participants from UKRN (with UKRN local network lead) and 83 (15%) from non-UKRN (without UKRN local network lead) universities. For consistency, for UK Reproducibility Network (UKRN) status, universities were classified as UKRN or non-UKRN based on the same criteria used for Wave 1.</w:t>
      </w:r>
    </w:p>
    <w:p w:rsidR="00000000" w:rsidDel="00000000" w:rsidP="00000000" w:rsidRDefault="00000000" w:rsidRPr="00000000" w14:paraId="0000019A">
      <w:pPr>
        <w:spacing w:line="480" w:lineRule="auto"/>
        <w:ind w:firstLine="0"/>
        <w:rPr/>
      </w:pPr>
      <w:r w:rsidDel="00000000" w:rsidR="00000000" w:rsidRPr="00000000">
        <w:rPr>
          <w:rtl w:val="0"/>
        </w:rPr>
      </w:r>
    </w:p>
    <w:p w:rsidR="00000000" w:rsidDel="00000000" w:rsidP="00000000" w:rsidRDefault="00000000" w:rsidRPr="00000000" w14:paraId="0000019B">
      <w:pPr>
        <w:pStyle w:val="Heading3"/>
        <w:spacing w:line="480" w:lineRule="auto"/>
        <w:rPr/>
      </w:pPr>
      <w:r w:rsidDel="00000000" w:rsidR="00000000" w:rsidRPr="00000000">
        <w:rPr>
          <w:rtl w:val="0"/>
        </w:rPr>
        <w:t xml:space="preserve">Procedure </w:t>
      </w:r>
    </w:p>
    <w:p w:rsidR="00000000" w:rsidDel="00000000" w:rsidP="00000000" w:rsidRDefault="00000000" w:rsidRPr="00000000" w14:paraId="0000019C">
      <w:pPr>
        <w:spacing w:line="480" w:lineRule="auto"/>
        <w:ind w:firstLine="0"/>
        <w:rPr/>
      </w:pPr>
      <w:r w:rsidDel="00000000" w:rsidR="00000000" w:rsidRPr="00000000">
        <w:rPr>
          <w:rtl w:val="0"/>
        </w:rPr>
        <w:t xml:space="preserve">The study received favourable ethical approval from [redacted for purpose of anonymous review]. The data for the STORM questionnaire was collected as part of a bigger study investigating the associations between open research understanding, questionable research practices and statistics anxiety in undergraduate psychology students (https://osf.io/ume9k). Only measures relevant to the current study are discussed here. All data collection was completed between January 1</w:t>
      </w:r>
      <w:r w:rsidDel="00000000" w:rsidR="00000000" w:rsidRPr="00000000">
        <w:rPr>
          <w:vertAlign w:val="superscript"/>
          <w:rtl w:val="0"/>
        </w:rPr>
        <w:t xml:space="preserve">st</w:t>
      </w:r>
      <w:r w:rsidDel="00000000" w:rsidR="00000000" w:rsidRPr="00000000">
        <w:rPr>
          <w:rtl w:val="0"/>
        </w:rPr>
        <w:t xml:space="preserve"> and June 30</w:t>
      </w:r>
      <w:r w:rsidDel="00000000" w:rsidR="00000000" w:rsidRPr="00000000">
        <w:rPr>
          <w:vertAlign w:val="superscript"/>
          <w:rtl w:val="0"/>
        </w:rPr>
        <w:t xml:space="preserve">th</w:t>
      </w:r>
      <w:r w:rsidDel="00000000" w:rsidR="00000000" w:rsidRPr="00000000">
        <w:rPr>
          <w:rtl w:val="0"/>
        </w:rPr>
        <w:t xml:space="preserve">, 2022. As for Study 1, participants were recruited through university contacts who circulated information about our study to their psychology students or put the study on their Sona research system. All participants took part using the online Qualtrics platform. With relevance to the current paper, participants completed: a) an online consent form; b) demographic questions and c) the STORM questionnaire on open research. The STORM questionnaire used was identical to that described in Study 1. Although not relevant for this paper, STORM data was also collected in 2021, i.e., between the two time points described in this study (see </w:t>
      </w:r>
      <w:hyperlink r:id="rId14">
        <w:r w:rsidDel="00000000" w:rsidR="00000000" w:rsidRPr="00000000">
          <w:rPr>
            <w:color w:val="0000ff"/>
            <w:u w:val="single"/>
            <w:rtl w:val="0"/>
          </w:rPr>
          <w:t xml:space="preserve">https://osf.io/ab9pw/</w:t>
        </w:r>
      </w:hyperlink>
      <w:r w:rsidDel="00000000" w:rsidR="00000000" w:rsidRPr="00000000">
        <w:rPr>
          <w:rtl w:val="0"/>
        </w:rPr>
        <w:t xml:space="preserve">). However, one year was deemed an insufficient gap to investigate culture change in research, and consequently we only compared data collected in 2020 and 2022.  </w:t>
      </w:r>
    </w:p>
    <w:p w:rsidR="00000000" w:rsidDel="00000000" w:rsidP="00000000" w:rsidRDefault="00000000" w:rsidRPr="00000000" w14:paraId="0000019D">
      <w:pPr>
        <w:pStyle w:val="Heading3"/>
        <w:spacing w:line="480" w:lineRule="auto"/>
        <w:rPr/>
      </w:pPr>
      <w:r w:rsidDel="00000000" w:rsidR="00000000" w:rsidRPr="00000000">
        <w:rPr>
          <w:rtl w:val="0"/>
        </w:rPr>
        <w:t xml:space="preserve">Analysis Plan</w:t>
      </w:r>
    </w:p>
    <w:p w:rsidR="00000000" w:rsidDel="00000000" w:rsidP="00000000" w:rsidRDefault="00000000" w:rsidRPr="00000000" w14:paraId="0000019E">
      <w:pPr>
        <w:spacing w:line="480" w:lineRule="auto"/>
        <w:ind w:firstLine="0"/>
        <w:rPr>
          <w:b w:val="1"/>
        </w:rPr>
      </w:pPr>
      <w:r w:rsidDel="00000000" w:rsidR="00000000" w:rsidRPr="00000000">
        <w:rPr>
          <w:rtl w:val="0"/>
        </w:rPr>
        <w:t xml:space="preserve">Our analysis plan was pre-registered on the OSF (</w:t>
      </w:r>
      <w:hyperlink r:id="rId15">
        <w:r w:rsidDel="00000000" w:rsidR="00000000" w:rsidRPr="00000000">
          <w:rPr>
            <w:color w:val="0000ff"/>
            <w:u w:val="single"/>
            <w:rtl w:val="0"/>
          </w:rPr>
          <w:t xml:space="preserve">https://osf.io/rhtva</w:t>
        </w:r>
      </w:hyperlink>
      <w:r w:rsidDel="00000000" w:rsidR="00000000" w:rsidRPr="00000000">
        <w:rPr>
          <w:rtl w:val="0"/>
        </w:rPr>
        <w:t xml:space="preserve">). Any deviations to the pre-registration are outlined in the results section. Although it was not pre-registered, we could not complete exploratory analyses comparing university students from universities with and without a UKRN local network lead, across waves. Due to recruitment patterns, only 15% of students in wave 2 were from non-UKRN universities, which was deemed an insufficient proportion of the overall sample to complete meaningful comparisons. </w:t>
      </w:r>
      <w:r w:rsidDel="00000000" w:rsidR="00000000" w:rsidRPr="00000000">
        <w:rPr>
          <w:rtl w:val="0"/>
        </w:rPr>
      </w:r>
    </w:p>
    <w:p w:rsidR="00000000" w:rsidDel="00000000" w:rsidP="00000000" w:rsidRDefault="00000000" w:rsidRPr="00000000" w14:paraId="0000019F">
      <w:pPr>
        <w:pStyle w:val="Heading2"/>
        <w:spacing w:line="480" w:lineRule="auto"/>
        <w:rPr/>
      </w:pPr>
      <w:r w:rsidDel="00000000" w:rsidR="00000000" w:rsidRPr="00000000">
        <w:rPr>
          <w:rtl w:val="0"/>
        </w:rPr>
        <w:t xml:space="preserve">Results </w:t>
      </w:r>
    </w:p>
    <w:p w:rsidR="00000000" w:rsidDel="00000000" w:rsidP="00000000" w:rsidRDefault="00000000" w:rsidRPr="00000000" w14:paraId="000001A0">
      <w:pPr>
        <w:spacing w:line="480" w:lineRule="auto"/>
        <w:ind w:firstLine="0"/>
        <w:rPr/>
      </w:pPr>
      <w:r w:rsidDel="00000000" w:rsidR="00000000" w:rsidRPr="00000000">
        <w:rPr>
          <w:rtl w:val="0"/>
        </w:rPr>
        <w:t xml:space="preserve">We completed descriptive statistics and frequency analyses for all the dependent variables across waves (see Table 5 and Table 6) and the ordinal variables across year groups. </w:t>
      </w:r>
    </w:p>
    <w:p w:rsidR="00000000" w:rsidDel="00000000" w:rsidP="00000000" w:rsidRDefault="00000000" w:rsidRPr="00000000" w14:paraId="000001A1">
      <w:pPr>
        <w:spacing w:line="480" w:lineRule="auto"/>
        <w:ind w:firstLine="0"/>
        <w:rPr>
          <w:b w:val="1"/>
          <w:i w:val="1"/>
        </w:rPr>
      </w:pPr>
      <w:r w:rsidDel="00000000" w:rsidR="00000000" w:rsidRPr="00000000">
        <w:rPr>
          <w:b w:val="1"/>
          <w:rtl w:val="0"/>
        </w:rPr>
        <w:t xml:space="preserve">Table 5</w:t>
      </w:r>
      <w:r w:rsidDel="00000000" w:rsidR="00000000" w:rsidRPr="00000000">
        <w:rPr>
          <w:rtl w:val="0"/>
        </w:rPr>
      </w:r>
    </w:p>
    <w:p w:rsidR="00000000" w:rsidDel="00000000" w:rsidP="00000000" w:rsidRDefault="00000000" w:rsidRPr="00000000" w14:paraId="000001A2">
      <w:pPr>
        <w:spacing w:after="0" w:line="480" w:lineRule="auto"/>
        <w:ind w:firstLine="0"/>
        <w:rPr>
          <w:i w:val="1"/>
        </w:rPr>
      </w:pPr>
      <w:r w:rsidDel="00000000" w:rsidR="00000000" w:rsidRPr="00000000">
        <w:rPr>
          <w:i w:val="1"/>
          <w:rtl w:val="0"/>
        </w:rPr>
        <w:t xml:space="preserve">Means and standard deviations for each ordinal variable across waves and year groups.</w:t>
      </w:r>
    </w:p>
    <w:tbl>
      <w:tblPr>
        <w:tblStyle w:val="Table4"/>
        <w:tblW w:w="84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79"/>
        <w:gridCol w:w="1757"/>
        <w:gridCol w:w="1786"/>
        <w:gridCol w:w="1763"/>
        <w:gridCol w:w="1782"/>
        <w:tblGridChange w:id="0">
          <w:tblGrid>
            <w:gridCol w:w="1379"/>
            <w:gridCol w:w="1757"/>
            <w:gridCol w:w="1786"/>
            <w:gridCol w:w="1763"/>
            <w:gridCol w:w="1782"/>
          </w:tblGrid>
        </w:tblGridChange>
      </w:tblGrid>
      <w:tr>
        <w:trPr>
          <w:cantSplit w:val="0"/>
          <w:trHeight w:val="283" w:hRule="atLeast"/>
          <w:tblHeader w:val="0"/>
        </w:trPr>
        <w:tc>
          <w:tcPr>
            <w:tcBorders>
              <w:left w:color="000000" w:space="0" w:sz="0" w:val="nil"/>
              <w:bottom w:color="000000" w:space="0" w:sz="4" w:val="single"/>
              <w:right w:color="000000" w:space="0" w:sz="0" w:val="nil"/>
            </w:tcBorders>
          </w:tcPr>
          <w:p w:rsidR="00000000" w:rsidDel="00000000" w:rsidP="00000000" w:rsidRDefault="00000000" w:rsidRPr="00000000" w14:paraId="000001A3">
            <w:pPr>
              <w:spacing w:line="259" w:lineRule="auto"/>
              <w:ind w:firstLine="0"/>
              <w:rPr/>
            </w:pPr>
            <w:r w:rsidDel="00000000" w:rsidR="00000000" w:rsidRPr="00000000">
              <w:rPr>
                <w:rtl w:val="0"/>
              </w:rPr>
            </w:r>
          </w:p>
        </w:tc>
        <w:tc>
          <w:tcPr>
            <w:tcBorders>
              <w:left w:color="000000" w:space="0" w:sz="0" w:val="nil"/>
              <w:bottom w:color="000000" w:space="0" w:sz="4" w:val="single"/>
              <w:right w:color="000000" w:space="0" w:sz="0" w:val="nil"/>
            </w:tcBorders>
          </w:tcPr>
          <w:p w:rsidR="00000000" w:rsidDel="00000000" w:rsidP="00000000" w:rsidRDefault="00000000" w:rsidRPr="00000000" w14:paraId="000001A4">
            <w:pPr>
              <w:spacing w:line="259" w:lineRule="auto"/>
              <w:ind w:firstLine="0"/>
              <w:rPr/>
            </w:pPr>
            <w:r w:rsidDel="00000000" w:rsidR="00000000" w:rsidRPr="00000000">
              <w:rPr>
                <w:rtl w:val="0"/>
              </w:rPr>
              <w:t xml:space="preserve">Year 1</w:t>
            </w:r>
          </w:p>
        </w:tc>
        <w:tc>
          <w:tcPr>
            <w:tcBorders>
              <w:left w:color="000000" w:space="0" w:sz="0" w:val="nil"/>
              <w:bottom w:color="000000" w:space="0" w:sz="4" w:val="single"/>
              <w:right w:color="000000" w:space="0" w:sz="0" w:val="nil"/>
            </w:tcBorders>
          </w:tcPr>
          <w:p w:rsidR="00000000" w:rsidDel="00000000" w:rsidP="00000000" w:rsidRDefault="00000000" w:rsidRPr="00000000" w14:paraId="000001A5">
            <w:pPr>
              <w:spacing w:line="259" w:lineRule="auto"/>
              <w:ind w:firstLine="0"/>
              <w:rPr/>
            </w:pPr>
            <w:r w:rsidDel="00000000" w:rsidR="00000000" w:rsidRPr="00000000">
              <w:rPr>
                <w:rtl w:val="0"/>
              </w:rPr>
              <w:t xml:space="preserve">Year 2</w:t>
            </w:r>
          </w:p>
        </w:tc>
        <w:tc>
          <w:tcPr>
            <w:tcBorders>
              <w:left w:color="000000" w:space="0" w:sz="0" w:val="nil"/>
              <w:bottom w:color="000000" w:space="0" w:sz="4" w:val="single"/>
              <w:right w:color="000000" w:space="0" w:sz="0" w:val="nil"/>
            </w:tcBorders>
          </w:tcPr>
          <w:p w:rsidR="00000000" w:rsidDel="00000000" w:rsidP="00000000" w:rsidRDefault="00000000" w:rsidRPr="00000000" w14:paraId="000001A6">
            <w:pPr>
              <w:spacing w:line="259" w:lineRule="auto"/>
              <w:ind w:firstLine="0"/>
              <w:rPr/>
            </w:pPr>
            <w:r w:rsidDel="00000000" w:rsidR="00000000" w:rsidRPr="00000000">
              <w:rPr>
                <w:rtl w:val="0"/>
              </w:rPr>
              <w:t xml:space="preserve">Final year</w:t>
            </w:r>
          </w:p>
        </w:tc>
        <w:tc>
          <w:tcPr>
            <w:tcBorders>
              <w:left w:color="000000" w:space="0" w:sz="0" w:val="nil"/>
              <w:bottom w:color="000000" w:space="0" w:sz="4" w:val="single"/>
              <w:right w:color="000000" w:space="0" w:sz="0" w:val="nil"/>
            </w:tcBorders>
          </w:tcPr>
          <w:p w:rsidR="00000000" w:rsidDel="00000000" w:rsidP="00000000" w:rsidRDefault="00000000" w:rsidRPr="00000000" w14:paraId="000001A7">
            <w:pPr>
              <w:spacing w:line="259" w:lineRule="auto"/>
              <w:ind w:firstLine="0"/>
              <w:rPr/>
            </w:pPr>
            <w:r w:rsidDel="00000000" w:rsidR="00000000" w:rsidRPr="00000000">
              <w:rPr>
                <w:rtl w:val="0"/>
              </w:rPr>
              <w:t xml:space="preserve">Overall</w:t>
            </w:r>
          </w:p>
        </w:tc>
      </w:tr>
      <w:tr>
        <w:trPr>
          <w:cantSplit w:val="0"/>
          <w:trHeight w:val="341" w:hRule="atLeast"/>
          <w:tblHeader w:val="0"/>
        </w:trPr>
        <w:tc>
          <w:tcPr>
            <w:gridSpan w:val="4"/>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8">
            <w:pPr>
              <w:spacing w:line="259" w:lineRule="auto"/>
              <w:ind w:firstLine="0"/>
              <w:rPr>
                <w:i w:val="1"/>
                <w:sz w:val="20"/>
                <w:szCs w:val="20"/>
              </w:rPr>
            </w:pPr>
            <w:r w:rsidDel="00000000" w:rsidR="00000000" w:rsidRPr="00000000">
              <w:rPr>
                <w:i w:val="1"/>
                <w:rtl w:val="0"/>
              </w:rPr>
              <w:t xml:space="preserve">Contextual Perceptions (range -32 to +32)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C">
            <w:pPr>
              <w:spacing w:line="259" w:lineRule="auto"/>
              <w:ind w:firstLine="0"/>
              <w:rPr>
                <w:sz w:val="20"/>
                <w:szCs w:val="20"/>
              </w:rPr>
            </w:pPr>
            <w:r w:rsidDel="00000000" w:rsidR="00000000" w:rsidRPr="00000000">
              <w:rPr>
                <w:rtl w:val="0"/>
              </w:rPr>
            </w:r>
          </w:p>
        </w:tc>
      </w:tr>
      <w:tr>
        <w:trPr>
          <w:cantSplit w:val="0"/>
          <w:trHeight w:val="34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D">
            <w:pPr>
              <w:spacing w:line="259" w:lineRule="auto"/>
              <w:ind w:firstLine="0"/>
              <w:rPr/>
            </w:pPr>
            <w:r w:rsidDel="00000000" w:rsidR="00000000" w:rsidRPr="00000000">
              <w:rPr>
                <w:rtl w:val="0"/>
              </w:rPr>
              <w:t xml:space="preserve">Wave 1</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AE">
            <w:pPr>
              <w:spacing w:line="259" w:lineRule="auto"/>
              <w:ind w:firstLine="0"/>
              <w:rPr/>
            </w:pPr>
            <w:r w:rsidDel="00000000" w:rsidR="00000000" w:rsidRPr="00000000">
              <w:rPr>
                <w:rtl w:val="0"/>
              </w:rPr>
              <w:t xml:space="preserve">9.15 ± 5.15</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AF">
            <w:pPr>
              <w:spacing w:line="259" w:lineRule="auto"/>
              <w:ind w:firstLine="0"/>
              <w:rPr/>
            </w:pPr>
            <w:r w:rsidDel="00000000" w:rsidR="00000000" w:rsidRPr="00000000">
              <w:rPr>
                <w:rtl w:val="0"/>
              </w:rPr>
              <w:t xml:space="preserve">9.89 ± 5.67</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B0">
            <w:pPr>
              <w:spacing w:line="259" w:lineRule="auto"/>
              <w:ind w:firstLine="0"/>
              <w:rPr/>
            </w:pPr>
            <w:r w:rsidDel="00000000" w:rsidR="00000000" w:rsidRPr="00000000">
              <w:rPr>
                <w:rtl w:val="0"/>
              </w:rPr>
              <w:t xml:space="preserve">10.23 ± 6.30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1">
            <w:pPr>
              <w:spacing w:line="259" w:lineRule="auto"/>
              <w:ind w:firstLine="0"/>
              <w:rPr/>
            </w:pPr>
            <w:r w:rsidDel="00000000" w:rsidR="00000000" w:rsidRPr="00000000">
              <w:rPr>
                <w:rtl w:val="0"/>
              </w:rPr>
              <w:t xml:space="preserve">9.72 ± 5.69</w:t>
            </w:r>
          </w:p>
        </w:tc>
      </w:tr>
      <w:tr>
        <w:trPr>
          <w:cantSplit w:val="0"/>
          <w:trHeight w:val="34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2">
            <w:pPr>
              <w:spacing w:line="259" w:lineRule="auto"/>
              <w:ind w:firstLine="0"/>
              <w:rPr/>
            </w:pPr>
            <w:r w:rsidDel="00000000" w:rsidR="00000000" w:rsidRPr="00000000">
              <w:rPr>
                <w:rtl w:val="0"/>
              </w:rPr>
              <w:t xml:space="preserve">Wave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3">
            <w:pPr>
              <w:spacing w:line="259" w:lineRule="auto"/>
              <w:ind w:firstLine="0"/>
              <w:rPr/>
            </w:pPr>
            <w:r w:rsidDel="00000000" w:rsidR="00000000" w:rsidRPr="00000000">
              <w:rPr>
                <w:rtl w:val="0"/>
              </w:rPr>
              <w:t xml:space="preserve">10.26 ± 6.32</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B4">
            <w:pPr>
              <w:spacing w:line="259" w:lineRule="auto"/>
              <w:ind w:firstLine="0"/>
              <w:rPr/>
            </w:pPr>
            <w:r w:rsidDel="00000000" w:rsidR="00000000" w:rsidRPr="00000000">
              <w:rPr>
                <w:rtl w:val="0"/>
              </w:rPr>
              <w:t xml:space="preserve">10.01 ± 7.10</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B5">
            <w:pPr>
              <w:spacing w:line="259" w:lineRule="auto"/>
              <w:ind w:firstLine="0"/>
              <w:rPr/>
            </w:pPr>
            <w:r w:rsidDel="00000000" w:rsidR="00000000" w:rsidRPr="00000000">
              <w:rPr>
                <w:rtl w:val="0"/>
              </w:rPr>
              <w:t xml:space="preserve">12.38 ± 6.94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6">
            <w:pPr>
              <w:spacing w:line="259" w:lineRule="auto"/>
              <w:ind w:firstLine="0"/>
              <w:rPr/>
            </w:pPr>
            <w:r w:rsidDel="00000000" w:rsidR="00000000" w:rsidRPr="00000000">
              <w:rPr>
                <w:rtl w:val="0"/>
              </w:rPr>
              <w:t xml:space="preserve">10.21 ± 6.61</w:t>
            </w:r>
          </w:p>
        </w:tc>
      </w:tr>
      <w:tr>
        <w:trPr>
          <w:cantSplit w:val="0"/>
          <w:trHeight w:val="341" w:hRule="atLeast"/>
          <w:tblHeader w:val="0"/>
        </w:trPr>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7">
            <w:pPr>
              <w:spacing w:line="259" w:lineRule="auto"/>
              <w:ind w:firstLine="0"/>
              <w:rPr>
                <w:i w:val="1"/>
              </w:rPr>
            </w:pPr>
            <w:r w:rsidDel="00000000" w:rsidR="00000000" w:rsidRPr="00000000">
              <w:rPr>
                <w:i w:val="1"/>
                <w:rtl w:val="0"/>
              </w:rPr>
              <w:t xml:space="preserve">Situational Perceptions (range 0-32)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A">
            <w:pPr>
              <w:spacing w:line="259" w:lineRule="auto"/>
              <w:ind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B">
            <w:pPr>
              <w:spacing w:line="259" w:lineRule="auto"/>
              <w:ind w:firstLine="0"/>
              <w:rPr/>
            </w:pPr>
            <w:r w:rsidDel="00000000" w:rsidR="00000000" w:rsidRPr="00000000">
              <w:rPr>
                <w:rtl w:val="0"/>
              </w:rPr>
            </w:r>
          </w:p>
        </w:tc>
      </w:tr>
      <w:tr>
        <w:trPr>
          <w:cantSplit w:val="0"/>
          <w:trHeight w:val="34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C">
            <w:pPr>
              <w:spacing w:line="259" w:lineRule="auto"/>
              <w:ind w:firstLine="0"/>
              <w:rPr/>
            </w:pPr>
            <w:r w:rsidDel="00000000" w:rsidR="00000000" w:rsidRPr="00000000">
              <w:rPr>
                <w:rtl w:val="0"/>
              </w:rPr>
              <w:t xml:space="preserve">Wave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D">
            <w:pPr>
              <w:spacing w:line="259" w:lineRule="auto"/>
              <w:ind w:firstLine="0"/>
              <w:rPr/>
            </w:pPr>
            <w:r w:rsidDel="00000000" w:rsidR="00000000" w:rsidRPr="00000000">
              <w:rPr>
                <w:rtl w:val="0"/>
              </w:rPr>
              <w:t xml:space="preserve">18.77 ± 3.86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E">
            <w:pPr>
              <w:spacing w:line="259" w:lineRule="auto"/>
              <w:ind w:firstLine="0"/>
              <w:rPr/>
            </w:pPr>
            <w:r w:rsidDel="00000000" w:rsidR="00000000" w:rsidRPr="00000000">
              <w:rPr>
                <w:rtl w:val="0"/>
              </w:rPr>
              <w:t xml:space="preserve">19.25 ± 3.95</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BF">
            <w:pPr>
              <w:spacing w:line="259" w:lineRule="auto"/>
              <w:ind w:firstLine="0"/>
              <w:rPr/>
            </w:pPr>
            <w:r w:rsidDel="00000000" w:rsidR="00000000" w:rsidRPr="00000000">
              <w:rPr>
                <w:rtl w:val="0"/>
              </w:rPr>
              <w:t xml:space="preserve">19.80 ± 4.32</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C0">
            <w:pPr>
              <w:spacing w:line="259" w:lineRule="auto"/>
              <w:ind w:firstLine="0"/>
              <w:rPr/>
            </w:pPr>
            <w:r w:rsidDel="00000000" w:rsidR="00000000" w:rsidRPr="00000000">
              <w:rPr>
                <w:rtl w:val="0"/>
              </w:rPr>
              <w:t xml:space="preserve">19.15 ± 4.03</w:t>
            </w:r>
          </w:p>
        </w:tc>
      </w:tr>
      <w:tr>
        <w:trPr>
          <w:cantSplit w:val="0"/>
          <w:trHeight w:val="34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1">
            <w:pPr>
              <w:spacing w:line="259" w:lineRule="auto"/>
              <w:ind w:firstLine="0"/>
              <w:rPr/>
            </w:pPr>
            <w:r w:rsidDel="00000000" w:rsidR="00000000" w:rsidRPr="00000000">
              <w:rPr>
                <w:rtl w:val="0"/>
              </w:rPr>
              <w:t xml:space="preserve">Wave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2">
            <w:pPr>
              <w:spacing w:line="259" w:lineRule="auto"/>
              <w:ind w:firstLine="0"/>
              <w:rPr/>
            </w:pPr>
            <w:r w:rsidDel="00000000" w:rsidR="00000000" w:rsidRPr="00000000">
              <w:rPr>
                <w:rtl w:val="0"/>
              </w:rPr>
              <w:t xml:space="preserve">18.92 ± 3.93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3">
            <w:pPr>
              <w:spacing w:line="259" w:lineRule="auto"/>
              <w:ind w:firstLine="0"/>
              <w:rPr/>
            </w:pPr>
            <w:r w:rsidDel="00000000" w:rsidR="00000000" w:rsidRPr="00000000">
              <w:rPr>
                <w:rtl w:val="0"/>
              </w:rPr>
              <w:t xml:space="preserve">19.44 ± 4.29</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C4">
            <w:pPr>
              <w:spacing w:line="259" w:lineRule="auto"/>
              <w:ind w:firstLine="0"/>
              <w:rPr/>
            </w:pPr>
            <w:r w:rsidDel="00000000" w:rsidR="00000000" w:rsidRPr="00000000">
              <w:rPr>
                <w:rtl w:val="0"/>
              </w:rPr>
              <w:t xml:space="preserve">19.62 ± 5.19</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C5">
            <w:pPr>
              <w:spacing w:line="259" w:lineRule="auto"/>
              <w:ind w:firstLine="0"/>
              <w:rPr/>
            </w:pPr>
            <w:r w:rsidDel="00000000" w:rsidR="00000000" w:rsidRPr="00000000">
              <w:rPr>
                <w:rtl w:val="0"/>
              </w:rPr>
              <w:t xml:space="preserve">19.07 ± 4.09</w:t>
            </w:r>
          </w:p>
        </w:tc>
      </w:tr>
      <w:tr>
        <w:trPr>
          <w:cantSplit w:val="0"/>
          <w:trHeight w:val="341" w:hRule="atLeast"/>
          <w:tblHeader w:val="0"/>
        </w:trPr>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6">
            <w:pPr>
              <w:spacing w:line="259" w:lineRule="auto"/>
              <w:ind w:firstLine="0"/>
              <w:rPr>
                <w:i w:val="1"/>
              </w:rPr>
            </w:pPr>
            <w:r w:rsidDel="00000000" w:rsidR="00000000" w:rsidRPr="00000000">
              <w:rPr>
                <w:i w:val="1"/>
                <w:rtl w:val="0"/>
              </w:rPr>
              <w:t xml:space="preserve">Awareness (range 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9">
            <w:pPr>
              <w:spacing w:line="259" w:lineRule="auto"/>
              <w:ind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A">
            <w:pPr>
              <w:spacing w:line="259" w:lineRule="auto"/>
              <w:ind w:firstLine="0"/>
              <w:rPr/>
            </w:pPr>
            <w:r w:rsidDel="00000000" w:rsidR="00000000" w:rsidRPr="00000000">
              <w:rPr>
                <w:rtl w:val="0"/>
              </w:rPr>
            </w:r>
          </w:p>
        </w:tc>
      </w:tr>
      <w:tr>
        <w:trPr>
          <w:cantSplit w:val="0"/>
          <w:trHeight w:val="34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B">
            <w:pPr>
              <w:spacing w:line="259" w:lineRule="auto"/>
              <w:ind w:firstLine="0"/>
              <w:rPr/>
            </w:pPr>
            <w:r w:rsidDel="00000000" w:rsidR="00000000" w:rsidRPr="00000000">
              <w:rPr>
                <w:rtl w:val="0"/>
              </w:rPr>
              <w:t xml:space="preserve">Wave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C">
            <w:pPr>
              <w:spacing w:line="259" w:lineRule="auto"/>
              <w:ind w:firstLine="0"/>
              <w:rPr/>
            </w:pPr>
            <w:r w:rsidDel="00000000" w:rsidR="00000000" w:rsidRPr="00000000">
              <w:rPr>
                <w:rtl w:val="0"/>
              </w:rPr>
              <w:t xml:space="preserve">4.41 ± 2.11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D">
            <w:pPr>
              <w:spacing w:line="259" w:lineRule="auto"/>
              <w:ind w:firstLine="0"/>
              <w:rPr/>
            </w:pPr>
            <w:r w:rsidDel="00000000" w:rsidR="00000000" w:rsidRPr="00000000">
              <w:rPr>
                <w:rtl w:val="0"/>
              </w:rPr>
              <w:t xml:space="preserve">4.27 ± 2.20</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CE">
            <w:pPr>
              <w:spacing w:line="259" w:lineRule="auto"/>
              <w:ind w:firstLine="0"/>
              <w:rPr/>
            </w:pPr>
            <w:r w:rsidDel="00000000" w:rsidR="00000000" w:rsidRPr="00000000">
              <w:rPr>
                <w:rtl w:val="0"/>
              </w:rPr>
              <w:t xml:space="preserve">4.52 ± 2.08</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CF">
            <w:pPr>
              <w:spacing w:line="259" w:lineRule="auto"/>
              <w:ind w:firstLine="0"/>
              <w:rPr/>
            </w:pPr>
            <w:r w:rsidDel="00000000" w:rsidR="00000000" w:rsidRPr="00000000">
              <w:rPr>
                <w:rtl w:val="0"/>
              </w:rPr>
              <w:t xml:space="preserve">4.38 ± 2.17</w:t>
            </w:r>
          </w:p>
        </w:tc>
      </w:tr>
      <w:tr>
        <w:trPr>
          <w:cantSplit w:val="0"/>
          <w:trHeight w:val="34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0">
            <w:pPr>
              <w:spacing w:line="259" w:lineRule="auto"/>
              <w:ind w:firstLine="0"/>
              <w:rPr/>
            </w:pPr>
            <w:r w:rsidDel="00000000" w:rsidR="00000000" w:rsidRPr="00000000">
              <w:rPr>
                <w:rtl w:val="0"/>
              </w:rPr>
              <w:t xml:space="preserve">Wave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1">
            <w:pPr>
              <w:spacing w:line="259" w:lineRule="auto"/>
              <w:ind w:firstLine="0"/>
              <w:rPr/>
            </w:pPr>
            <w:r w:rsidDel="00000000" w:rsidR="00000000" w:rsidRPr="00000000">
              <w:rPr>
                <w:rtl w:val="0"/>
              </w:rPr>
              <w:t xml:space="preserve">6.18 ± 2.19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2">
            <w:pPr>
              <w:spacing w:line="259" w:lineRule="auto"/>
              <w:ind w:firstLine="0"/>
              <w:rPr/>
            </w:pPr>
            <w:r w:rsidDel="00000000" w:rsidR="00000000" w:rsidRPr="00000000">
              <w:rPr>
                <w:rtl w:val="0"/>
              </w:rPr>
              <w:t xml:space="preserve">6.82 ± 1.86</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D3">
            <w:pPr>
              <w:spacing w:line="259" w:lineRule="auto"/>
              <w:ind w:firstLine="0"/>
              <w:rPr/>
            </w:pPr>
            <w:r w:rsidDel="00000000" w:rsidR="00000000" w:rsidRPr="00000000">
              <w:rPr>
                <w:rtl w:val="0"/>
              </w:rPr>
              <w:t xml:space="preserve">6.76 ± 2.0</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D4">
            <w:pPr>
              <w:spacing w:line="259" w:lineRule="auto"/>
              <w:ind w:firstLine="0"/>
              <w:rPr/>
            </w:pPr>
            <w:r w:rsidDel="00000000" w:rsidR="00000000" w:rsidRPr="00000000">
              <w:rPr>
                <w:rtl w:val="0"/>
              </w:rPr>
              <w:t xml:space="preserve">6.30 ± 2.23</w:t>
            </w:r>
          </w:p>
        </w:tc>
      </w:tr>
      <w:tr>
        <w:trPr>
          <w:cantSplit w:val="0"/>
          <w:trHeight w:val="341" w:hRule="atLeast"/>
          <w:tblHeader w:val="0"/>
        </w:trPr>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5">
            <w:pPr>
              <w:spacing w:line="259" w:lineRule="auto"/>
              <w:ind w:firstLine="0"/>
              <w:rPr>
                <w:i w:val="1"/>
              </w:rPr>
            </w:pPr>
            <w:r w:rsidDel="00000000" w:rsidR="00000000" w:rsidRPr="00000000">
              <w:rPr>
                <w:i w:val="1"/>
                <w:rtl w:val="0"/>
              </w:rPr>
              <w:t xml:space="preserve">Experience (range 0-32)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8">
            <w:pPr>
              <w:spacing w:line="259" w:lineRule="auto"/>
              <w:ind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9">
            <w:pPr>
              <w:spacing w:line="259" w:lineRule="auto"/>
              <w:ind w:firstLine="0"/>
              <w:rPr/>
            </w:pPr>
            <w:r w:rsidDel="00000000" w:rsidR="00000000" w:rsidRPr="00000000">
              <w:rPr>
                <w:rtl w:val="0"/>
              </w:rPr>
            </w:r>
          </w:p>
        </w:tc>
      </w:tr>
      <w:tr>
        <w:trPr>
          <w:cantSplit w:val="0"/>
          <w:trHeight w:val="34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A">
            <w:pPr>
              <w:spacing w:line="259" w:lineRule="auto"/>
              <w:ind w:firstLine="0"/>
              <w:rPr/>
            </w:pPr>
            <w:r w:rsidDel="00000000" w:rsidR="00000000" w:rsidRPr="00000000">
              <w:rPr>
                <w:rtl w:val="0"/>
              </w:rPr>
              <w:t xml:space="preserve">Wave 1</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DB">
            <w:pPr>
              <w:spacing w:line="259" w:lineRule="auto"/>
              <w:ind w:firstLine="0"/>
              <w:rPr/>
            </w:pPr>
            <w:r w:rsidDel="00000000" w:rsidR="00000000" w:rsidRPr="00000000">
              <w:rPr>
                <w:rtl w:val="0"/>
              </w:rPr>
              <w:t xml:space="preserve">2.14 ± 1.63</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DC">
            <w:pPr>
              <w:spacing w:line="259" w:lineRule="auto"/>
              <w:ind w:firstLine="0"/>
              <w:rPr/>
            </w:pPr>
            <w:r w:rsidDel="00000000" w:rsidR="00000000" w:rsidRPr="00000000">
              <w:rPr>
                <w:rtl w:val="0"/>
              </w:rPr>
              <w:t xml:space="preserve">2.56 ± 1.87</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DD">
            <w:pPr>
              <w:spacing w:line="259" w:lineRule="auto"/>
              <w:ind w:firstLine="0"/>
              <w:rPr/>
            </w:pPr>
            <w:r w:rsidDel="00000000" w:rsidR="00000000" w:rsidRPr="00000000">
              <w:rPr>
                <w:rtl w:val="0"/>
              </w:rPr>
              <w:t xml:space="preserve">2.52 ± 1.76</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DE">
            <w:pPr>
              <w:spacing w:line="259" w:lineRule="auto"/>
              <w:ind w:firstLine="0"/>
              <w:rPr/>
            </w:pPr>
            <w:r w:rsidDel="00000000" w:rsidR="00000000" w:rsidRPr="00000000">
              <w:rPr>
                <w:rtl w:val="0"/>
              </w:rPr>
              <w:t xml:space="preserve">2.36 ± 1.78</w:t>
            </w:r>
          </w:p>
        </w:tc>
      </w:tr>
      <w:tr>
        <w:trPr>
          <w:cantSplit w:val="0"/>
          <w:trHeight w:val="341" w:hRule="atLeast"/>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DF">
            <w:pPr>
              <w:spacing w:line="259" w:lineRule="auto"/>
              <w:ind w:firstLine="0"/>
              <w:rPr/>
            </w:pPr>
            <w:r w:rsidDel="00000000" w:rsidR="00000000" w:rsidRPr="00000000">
              <w:rPr>
                <w:rtl w:val="0"/>
              </w:rPr>
              <w:t xml:space="preserve">Wave 2</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1E0">
            <w:pPr>
              <w:spacing w:line="259" w:lineRule="auto"/>
              <w:ind w:firstLine="0"/>
              <w:rPr/>
            </w:pPr>
            <w:r w:rsidDel="00000000" w:rsidR="00000000" w:rsidRPr="00000000">
              <w:rPr>
                <w:rtl w:val="0"/>
              </w:rPr>
              <w:t xml:space="preserve">2.18 ± 1.80</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1E1">
            <w:pPr>
              <w:spacing w:line="259" w:lineRule="auto"/>
              <w:ind w:firstLine="0"/>
              <w:rPr/>
            </w:pPr>
            <w:r w:rsidDel="00000000" w:rsidR="00000000" w:rsidRPr="00000000">
              <w:rPr>
                <w:rtl w:val="0"/>
              </w:rPr>
              <w:t xml:space="preserve">2.63 ± 1.95</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1E2">
            <w:pPr>
              <w:spacing w:line="259" w:lineRule="auto"/>
              <w:ind w:firstLine="0"/>
              <w:rPr/>
            </w:pPr>
            <w:r w:rsidDel="00000000" w:rsidR="00000000" w:rsidRPr="00000000">
              <w:rPr>
                <w:rtl w:val="0"/>
              </w:rPr>
              <w:t xml:space="preserve">2.71 ± 2.03</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1E3">
            <w:pPr>
              <w:spacing w:line="259" w:lineRule="auto"/>
              <w:ind w:firstLine="0"/>
              <w:rPr/>
            </w:pPr>
            <w:r w:rsidDel="00000000" w:rsidR="00000000" w:rsidRPr="00000000">
              <w:rPr>
                <w:rtl w:val="0"/>
              </w:rPr>
              <w:t xml:space="preserve">2.32 ± 1.87</w:t>
            </w:r>
          </w:p>
        </w:tc>
      </w:tr>
    </w:tbl>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Droid Sans Mono" w:cs="Droid Sans Mono" w:eastAsia="Droid Sans Mono" w:hAnsi="Droid Sans Mono"/>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5">
      <w:pPr>
        <w:ind w:firstLine="0"/>
        <w:rPr/>
      </w:pPr>
      <w:r w:rsidDel="00000000" w:rsidR="00000000" w:rsidRPr="00000000">
        <w:rPr>
          <w:rtl w:val="0"/>
        </w:rPr>
        <w:t xml:space="preserve">Note: Higher scores indicate greater awareness, more positive perceptions, and greater experience. </w:t>
      </w:r>
    </w:p>
    <w:p w:rsidR="00000000" w:rsidDel="00000000" w:rsidP="00000000" w:rsidRDefault="00000000" w:rsidRPr="00000000" w14:paraId="000001E6">
      <w:pPr>
        <w:ind w:firstLine="0"/>
        <w:rPr>
          <w:b w:val="1"/>
        </w:rPr>
      </w:pPr>
      <w:r w:rsidDel="00000000" w:rsidR="00000000" w:rsidRPr="00000000">
        <w:rPr>
          <w:b w:val="1"/>
          <w:rtl w:val="0"/>
        </w:rPr>
        <w:t xml:space="preserve">Table 6</w:t>
      </w:r>
    </w:p>
    <w:p w:rsidR="00000000" w:rsidDel="00000000" w:rsidP="00000000" w:rsidRDefault="00000000" w:rsidRPr="00000000" w14:paraId="000001E7">
      <w:pPr>
        <w:ind w:firstLine="0"/>
        <w:rPr>
          <w:i w:val="1"/>
        </w:rPr>
      </w:pPr>
      <w:r w:rsidDel="00000000" w:rsidR="00000000" w:rsidRPr="00000000">
        <w:rPr>
          <w:i w:val="1"/>
          <w:rtl w:val="0"/>
        </w:rPr>
        <w:t xml:space="preserve">Number (and proportion) of participants who responded yes or no to each categorical variable across waves</w:t>
      </w:r>
    </w:p>
    <w:tbl>
      <w:tblPr>
        <w:tblStyle w:val="Table5"/>
        <w:tblW w:w="9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133"/>
        <w:gridCol w:w="3133"/>
        <w:gridCol w:w="3134"/>
        <w:tblGridChange w:id="0">
          <w:tblGrid>
            <w:gridCol w:w="3133"/>
            <w:gridCol w:w="3133"/>
            <w:gridCol w:w="3134"/>
          </w:tblGrid>
        </w:tblGridChange>
      </w:tblGrid>
      <w:tr>
        <w:trPr>
          <w:cantSplit w:val="0"/>
          <w:trHeight w:val="270" w:hRule="atLeast"/>
          <w:tblHeader w:val="0"/>
        </w:trPr>
        <w:tc>
          <w:tcPr>
            <w:tcBorders>
              <w:top w:color="000000" w:space="0" w:sz="4" w:val="single"/>
              <w:bottom w:color="000000" w:space="0" w:sz="4" w:val="single"/>
            </w:tcBorders>
          </w:tcPr>
          <w:p w:rsidR="00000000" w:rsidDel="00000000" w:rsidP="00000000" w:rsidRDefault="00000000" w:rsidRPr="00000000" w14:paraId="000001E8">
            <w:pPr>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E9">
            <w:pPr>
              <w:jc w:val="center"/>
              <w:rPr/>
            </w:pPr>
            <w:r w:rsidDel="00000000" w:rsidR="00000000" w:rsidRPr="00000000">
              <w:rPr>
                <w:rtl w:val="0"/>
              </w:rPr>
              <w:t xml:space="preserve">Wave 1</w:t>
            </w:r>
          </w:p>
        </w:tc>
        <w:tc>
          <w:tcPr>
            <w:tcBorders>
              <w:top w:color="000000" w:space="0" w:sz="4" w:val="single"/>
              <w:bottom w:color="000000" w:space="0" w:sz="4" w:val="single"/>
            </w:tcBorders>
          </w:tcPr>
          <w:p w:rsidR="00000000" w:rsidDel="00000000" w:rsidP="00000000" w:rsidRDefault="00000000" w:rsidRPr="00000000" w14:paraId="000001EA">
            <w:pPr>
              <w:jc w:val="center"/>
              <w:rPr/>
            </w:pPr>
            <w:r w:rsidDel="00000000" w:rsidR="00000000" w:rsidRPr="00000000">
              <w:rPr>
                <w:rtl w:val="0"/>
              </w:rPr>
              <w:t xml:space="preserve">Wave 2</w:t>
            </w:r>
          </w:p>
        </w:tc>
      </w:tr>
      <w:tr>
        <w:trPr>
          <w:cantSplit w:val="0"/>
          <w:trHeight w:val="270" w:hRule="atLeast"/>
          <w:tblHeader w:val="0"/>
        </w:trPr>
        <w:tc>
          <w:tcPr>
            <w:gridSpan w:val="2"/>
            <w:tcBorders>
              <w:top w:color="000000" w:space="0" w:sz="4" w:val="single"/>
            </w:tcBorders>
          </w:tcPr>
          <w:p w:rsidR="00000000" w:rsidDel="00000000" w:rsidP="00000000" w:rsidRDefault="00000000" w:rsidRPr="00000000" w14:paraId="000001EB">
            <w:pPr>
              <w:ind w:firstLine="0"/>
              <w:rPr>
                <w:i w:val="1"/>
              </w:rPr>
            </w:pPr>
            <w:r w:rsidDel="00000000" w:rsidR="00000000" w:rsidRPr="00000000">
              <w:rPr>
                <w:i w:val="1"/>
                <w:rtl w:val="0"/>
              </w:rPr>
              <w:t xml:space="preserve">Aware of Replication Crisis</w:t>
            </w:r>
          </w:p>
        </w:tc>
        <w:tc>
          <w:tcPr>
            <w:tcBorders>
              <w:top w:color="000000" w:space="0" w:sz="4" w:val="single"/>
            </w:tcBorders>
          </w:tcPr>
          <w:p w:rsidR="00000000" w:rsidDel="00000000" w:rsidP="00000000" w:rsidRDefault="00000000" w:rsidRPr="00000000" w14:paraId="000001ED">
            <w:pPr>
              <w:jc w:val="center"/>
              <w:rPr/>
            </w:pPr>
            <w:r w:rsidDel="00000000" w:rsidR="00000000" w:rsidRPr="00000000">
              <w:rPr>
                <w:rtl w:val="0"/>
              </w:rPr>
            </w:r>
          </w:p>
        </w:tc>
      </w:tr>
      <w:tr>
        <w:trPr>
          <w:cantSplit w:val="0"/>
          <w:trHeight w:val="210" w:hRule="atLeast"/>
          <w:tblHeader w:val="0"/>
        </w:trPr>
        <w:tc>
          <w:tcPr/>
          <w:p w:rsidR="00000000" w:rsidDel="00000000" w:rsidP="00000000" w:rsidRDefault="00000000" w:rsidRPr="00000000" w14:paraId="000001EE">
            <w:pPr>
              <w:ind w:firstLine="0"/>
              <w:rPr/>
            </w:pPr>
            <w:r w:rsidDel="00000000" w:rsidR="00000000" w:rsidRPr="00000000">
              <w:rPr>
                <w:rtl w:val="0"/>
              </w:rPr>
              <w:t xml:space="preserve">No </w:t>
            </w:r>
          </w:p>
        </w:tc>
        <w:tc>
          <w:tcPr/>
          <w:p w:rsidR="00000000" w:rsidDel="00000000" w:rsidP="00000000" w:rsidRDefault="00000000" w:rsidRPr="00000000" w14:paraId="000001EF">
            <w:pPr>
              <w:jc w:val="center"/>
              <w:rPr/>
            </w:pPr>
            <w:r w:rsidDel="00000000" w:rsidR="00000000" w:rsidRPr="00000000">
              <w:rPr>
                <w:rtl w:val="0"/>
              </w:rPr>
              <w:t xml:space="preserve">328 (39%)</w:t>
            </w:r>
          </w:p>
        </w:tc>
        <w:tc>
          <w:tcPr/>
          <w:p w:rsidR="00000000" w:rsidDel="00000000" w:rsidP="00000000" w:rsidRDefault="00000000" w:rsidRPr="00000000" w14:paraId="000001F0">
            <w:pPr>
              <w:jc w:val="center"/>
              <w:rPr/>
            </w:pPr>
            <w:r w:rsidDel="00000000" w:rsidR="00000000" w:rsidRPr="00000000">
              <w:rPr>
                <w:rtl w:val="0"/>
              </w:rPr>
              <w:t xml:space="preserve">232 (41%)</w:t>
            </w:r>
          </w:p>
        </w:tc>
      </w:tr>
      <w:tr>
        <w:trPr>
          <w:cantSplit w:val="0"/>
          <w:trHeight w:val="261" w:hRule="atLeast"/>
          <w:tblHeader w:val="0"/>
        </w:trPr>
        <w:tc>
          <w:tcPr/>
          <w:p w:rsidR="00000000" w:rsidDel="00000000" w:rsidP="00000000" w:rsidRDefault="00000000" w:rsidRPr="00000000" w14:paraId="000001F1">
            <w:pPr>
              <w:ind w:firstLine="0"/>
              <w:rPr/>
            </w:pPr>
            <w:r w:rsidDel="00000000" w:rsidR="00000000" w:rsidRPr="00000000">
              <w:rPr>
                <w:rtl w:val="0"/>
              </w:rPr>
              <w:t xml:space="preserve">Yes </w:t>
            </w:r>
          </w:p>
        </w:tc>
        <w:tc>
          <w:tcPr/>
          <w:p w:rsidR="00000000" w:rsidDel="00000000" w:rsidP="00000000" w:rsidRDefault="00000000" w:rsidRPr="00000000" w14:paraId="000001F2">
            <w:pPr>
              <w:jc w:val="center"/>
              <w:rPr/>
            </w:pPr>
            <w:r w:rsidDel="00000000" w:rsidR="00000000" w:rsidRPr="00000000">
              <w:rPr>
                <w:rtl w:val="0"/>
              </w:rPr>
              <w:t xml:space="preserve">513 (61%)</w:t>
            </w:r>
          </w:p>
        </w:tc>
        <w:tc>
          <w:tcPr/>
          <w:p w:rsidR="00000000" w:rsidDel="00000000" w:rsidP="00000000" w:rsidRDefault="00000000" w:rsidRPr="00000000" w14:paraId="000001F3">
            <w:pPr>
              <w:jc w:val="center"/>
              <w:rPr/>
            </w:pPr>
            <w:r w:rsidDel="00000000" w:rsidR="00000000" w:rsidRPr="00000000">
              <w:rPr>
                <w:rtl w:val="0"/>
              </w:rPr>
              <w:t xml:space="preserve">339 (59%)</w:t>
            </w:r>
          </w:p>
        </w:tc>
      </w:tr>
      <w:tr>
        <w:trPr>
          <w:cantSplit w:val="0"/>
          <w:trHeight w:val="270" w:hRule="atLeast"/>
          <w:tblHeader w:val="0"/>
        </w:trPr>
        <w:tc>
          <w:tcPr>
            <w:gridSpan w:val="2"/>
          </w:tcPr>
          <w:p w:rsidR="00000000" w:rsidDel="00000000" w:rsidP="00000000" w:rsidRDefault="00000000" w:rsidRPr="00000000" w14:paraId="000001F4">
            <w:pPr>
              <w:ind w:firstLine="0"/>
              <w:rPr>
                <w:i w:val="1"/>
              </w:rPr>
            </w:pPr>
            <w:r w:rsidDel="00000000" w:rsidR="00000000" w:rsidRPr="00000000">
              <w:rPr>
                <w:i w:val="1"/>
                <w:rtl w:val="0"/>
              </w:rPr>
              <w:t xml:space="preserve">Learnt about the Replication Crisis</w:t>
            </w:r>
          </w:p>
        </w:tc>
        <w:tc>
          <w:tcPr/>
          <w:p w:rsidR="00000000" w:rsidDel="00000000" w:rsidP="00000000" w:rsidRDefault="00000000" w:rsidRPr="00000000" w14:paraId="000001F6">
            <w:pPr>
              <w:jc w:val="center"/>
              <w:rPr/>
            </w:pPr>
            <w:r w:rsidDel="00000000" w:rsidR="00000000" w:rsidRPr="00000000">
              <w:rPr>
                <w:rtl w:val="0"/>
              </w:rPr>
            </w:r>
          </w:p>
        </w:tc>
      </w:tr>
      <w:tr>
        <w:trPr>
          <w:cantSplit w:val="0"/>
          <w:trHeight w:val="270" w:hRule="atLeast"/>
          <w:tblHeader w:val="0"/>
        </w:trPr>
        <w:tc>
          <w:tcPr/>
          <w:p w:rsidR="00000000" w:rsidDel="00000000" w:rsidP="00000000" w:rsidRDefault="00000000" w:rsidRPr="00000000" w14:paraId="000001F7">
            <w:pPr>
              <w:ind w:firstLine="0"/>
              <w:rPr/>
            </w:pPr>
            <w:r w:rsidDel="00000000" w:rsidR="00000000" w:rsidRPr="00000000">
              <w:rPr>
                <w:rtl w:val="0"/>
              </w:rPr>
              <w:t xml:space="preserve">No </w:t>
            </w:r>
          </w:p>
        </w:tc>
        <w:tc>
          <w:tcPr/>
          <w:p w:rsidR="00000000" w:rsidDel="00000000" w:rsidP="00000000" w:rsidRDefault="00000000" w:rsidRPr="00000000" w14:paraId="000001F8">
            <w:pPr>
              <w:jc w:val="center"/>
              <w:rPr/>
            </w:pPr>
            <w:r w:rsidDel="00000000" w:rsidR="00000000" w:rsidRPr="00000000">
              <w:rPr>
                <w:rtl w:val="0"/>
              </w:rPr>
              <w:t xml:space="preserve">136 (26%)</w:t>
            </w:r>
          </w:p>
        </w:tc>
        <w:tc>
          <w:tcPr/>
          <w:p w:rsidR="00000000" w:rsidDel="00000000" w:rsidP="00000000" w:rsidRDefault="00000000" w:rsidRPr="00000000" w14:paraId="000001F9">
            <w:pPr>
              <w:jc w:val="center"/>
              <w:rPr/>
            </w:pPr>
            <w:r w:rsidDel="00000000" w:rsidR="00000000" w:rsidRPr="00000000">
              <w:rPr>
                <w:rtl w:val="0"/>
              </w:rPr>
              <w:t xml:space="preserve">285 (50%)</w:t>
            </w:r>
          </w:p>
        </w:tc>
      </w:tr>
      <w:tr>
        <w:trPr>
          <w:cantSplit w:val="0"/>
          <w:trHeight w:val="270" w:hRule="atLeast"/>
          <w:tblHeader w:val="0"/>
        </w:trPr>
        <w:tc>
          <w:tcPr/>
          <w:p w:rsidR="00000000" w:rsidDel="00000000" w:rsidP="00000000" w:rsidRDefault="00000000" w:rsidRPr="00000000" w14:paraId="000001FA">
            <w:pPr>
              <w:ind w:firstLine="0"/>
              <w:rPr/>
            </w:pPr>
            <w:r w:rsidDel="00000000" w:rsidR="00000000" w:rsidRPr="00000000">
              <w:rPr>
                <w:rtl w:val="0"/>
              </w:rPr>
              <w:t xml:space="preserve">Yes</w:t>
            </w:r>
          </w:p>
        </w:tc>
        <w:tc>
          <w:tcPr/>
          <w:p w:rsidR="00000000" w:rsidDel="00000000" w:rsidP="00000000" w:rsidRDefault="00000000" w:rsidRPr="00000000" w14:paraId="000001FB">
            <w:pPr>
              <w:jc w:val="center"/>
              <w:rPr/>
            </w:pPr>
            <w:r w:rsidDel="00000000" w:rsidR="00000000" w:rsidRPr="00000000">
              <w:rPr>
                <w:rtl w:val="0"/>
              </w:rPr>
              <w:t xml:space="preserve">369 (74%)</w:t>
            </w:r>
          </w:p>
        </w:tc>
        <w:tc>
          <w:tcPr/>
          <w:p w:rsidR="00000000" w:rsidDel="00000000" w:rsidP="00000000" w:rsidRDefault="00000000" w:rsidRPr="00000000" w14:paraId="000001FC">
            <w:pPr>
              <w:jc w:val="center"/>
              <w:rPr/>
            </w:pPr>
            <w:r w:rsidDel="00000000" w:rsidR="00000000" w:rsidRPr="00000000">
              <w:rPr>
                <w:rtl w:val="0"/>
              </w:rPr>
              <w:t xml:space="preserve">286 (50%)</w:t>
            </w:r>
          </w:p>
        </w:tc>
      </w:tr>
      <w:tr>
        <w:trPr>
          <w:cantSplit w:val="0"/>
          <w:trHeight w:val="270" w:hRule="atLeast"/>
          <w:tblHeader w:val="0"/>
        </w:trPr>
        <w:tc>
          <w:tcPr>
            <w:gridSpan w:val="2"/>
          </w:tcPr>
          <w:p w:rsidR="00000000" w:rsidDel="00000000" w:rsidP="00000000" w:rsidRDefault="00000000" w:rsidRPr="00000000" w14:paraId="000001FD">
            <w:pPr>
              <w:ind w:firstLine="0"/>
              <w:rPr>
                <w:i w:val="1"/>
              </w:rPr>
            </w:pPr>
            <w:r w:rsidDel="00000000" w:rsidR="00000000" w:rsidRPr="00000000">
              <w:rPr>
                <w:i w:val="1"/>
                <w:rtl w:val="0"/>
              </w:rPr>
              <w:t xml:space="preserve">Accurate definition/explanation of Replication Crisis</w:t>
            </w:r>
          </w:p>
        </w:tc>
        <w:tc>
          <w:tcPr/>
          <w:p w:rsidR="00000000" w:rsidDel="00000000" w:rsidP="00000000" w:rsidRDefault="00000000" w:rsidRPr="00000000" w14:paraId="000001FF">
            <w:pPr>
              <w:jc w:val="center"/>
              <w:rPr/>
            </w:pPr>
            <w:r w:rsidDel="00000000" w:rsidR="00000000" w:rsidRPr="00000000">
              <w:rPr>
                <w:rtl w:val="0"/>
              </w:rPr>
            </w:r>
          </w:p>
        </w:tc>
      </w:tr>
      <w:tr>
        <w:trPr>
          <w:cantSplit w:val="0"/>
          <w:trHeight w:val="270" w:hRule="atLeast"/>
          <w:tblHeader w:val="0"/>
        </w:trPr>
        <w:tc>
          <w:tcPr/>
          <w:p w:rsidR="00000000" w:rsidDel="00000000" w:rsidP="00000000" w:rsidRDefault="00000000" w:rsidRPr="00000000" w14:paraId="00000200">
            <w:pPr>
              <w:ind w:firstLine="0"/>
              <w:rPr/>
            </w:pPr>
            <w:r w:rsidDel="00000000" w:rsidR="00000000" w:rsidRPr="00000000">
              <w:rPr>
                <w:rtl w:val="0"/>
              </w:rPr>
              <w:t xml:space="preserve">No</w:t>
            </w:r>
          </w:p>
        </w:tc>
        <w:tc>
          <w:tcPr/>
          <w:p w:rsidR="00000000" w:rsidDel="00000000" w:rsidP="00000000" w:rsidRDefault="00000000" w:rsidRPr="00000000" w14:paraId="00000201">
            <w:pPr>
              <w:jc w:val="center"/>
              <w:rPr/>
            </w:pPr>
            <w:r w:rsidDel="00000000" w:rsidR="00000000" w:rsidRPr="00000000">
              <w:rPr>
                <w:rtl w:val="0"/>
              </w:rPr>
              <w:t xml:space="preserve">192 (41%)</w:t>
            </w:r>
          </w:p>
        </w:tc>
        <w:tc>
          <w:tcPr/>
          <w:p w:rsidR="00000000" w:rsidDel="00000000" w:rsidP="00000000" w:rsidRDefault="00000000" w:rsidRPr="00000000" w14:paraId="00000202">
            <w:pPr>
              <w:jc w:val="center"/>
              <w:rPr/>
            </w:pPr>
            <w:r w:rsidDel="00000000" w:rsidR="00000000" w:rsidRPr="00000000">
              <w:rPr>
                <w:rtl w:val="0"/>
              </w:rPr>
              <w:t xml:space="preserve">118 (38%)</w:t>
            </w:r>
          </w:p>
        </w:tc>
      </w:tr>
      <w:tr>
        <w:trPr>
          <w:cantSplit w:val="0"/>
          <w:trHeight w:val="270" w:hRule="atLeast"/>
          <w:tblHeader w:val="0"/>
        </w:trPr>
        <w:tc>
          <w:tcPr/>
          <w:p w:rsidR="00000000" w:rsidDel="00000000" w:rsidP="00000000" w:rsidRDefault="00000000" w:rsidRPr="00000000" w14:paraId="00000203">
            <w:pPr>
              <w:ind w:firstLine="0"/>
              <w:rPr/>
            </w:pPr>
            <w:r w:rsidDel="00000000" w:rsidR="00000000" w:rsidRPr="00000000">
              <w:rPr>
                <w:rtl w:val="0"/>
              </w:rPr>
              <w:t xml:space="preserve">yes</w:t>
            </w:r>
          </w:p>
        </w:tc>
        <w:tc>
          <w:tcPr/>
          <w:p w:rsidR="00000000" w:rsidDel="00000000" w:rsidP="00000000" w:rsidRDefault="00000000" w:rsidRPr="00000000" w14:paraId="00000204">
            <w:pPr>
              <w:jc w:val="center"/>
              <w:rPr/>
            </w:pPr>
            <w:r w:rsidDel="00000000" w:rsidR="00000000" w:rsidRPr="00000000">
              <w:rPr>
                <w:rtl w:val="0"/>
              </w:rPr>
              <w:t xml:space="preserve">282 (59%)</w:t>
            </w:r>
          </w:p>
        </w:tc>
        <w:tc>
          <w:tcPr/>
          <w:p w:rsidR="00000000" w:rsidDel="00000000" w:rsidP="00000000" w:rsidRDefault="00000000" w:rsidRPr="00000000" w14:paraId="00000205">
            <w:pPr>
              <w:jc w:val="center"/>
              <w:rPr/>
            </w:pPr>
            <w:r w:rsidDel="00000000" w:rsidR="00000000" w:rsidRPr="00000000">
              <w:rPr>
                <w:rtl w:val="0"/>
              </w:rPr>
              <w:t xml:space="preserve">195 (62%)</w:t>
            </w:r>
          </w:p>
        </w:tc>
      </w:tr>
      <w:tr>
        <w:trPr>
          <w:cantSplit w:val="0"/>
          <w:trHeight w:val="270" w:hRule="atLeast"/>
          <w:tblHeader w:val="0"/>
        </w:trPr>
        <w:tc>
          <w:tcPr>
            <w:gridSpan w:val="2"/>
          </w:tcPr>
          <w:p w:rsidR="00000000" w:rsidDel="00000000" w:rsidP="00000000" w:rsidRDefault="00000000" w:rsidRPr="00000000" w14:paraId="00000206">
            <w:pPr>
              <w:ind w:firstLine="0"/>
              <w:rPr>
                <w:i w:val="1"/>
              </w:rPr>
            </w:pPr>
            <w:r w:rsidDel="00000000" w:rsidR="00000000" w:rsidRPr="00000000">
              <w:rPr>
                <w:i w:val="1"/>
                <w:rtl w:val="0"/>
              </w:rPr>
              <w:t xml:space="preserve">Could explain open science to another student</w:t>
            </w:r>
          </w:p>
        </w:tc>
        <w:tc>
          <w:tcPr/>
          <w:p w:rsidR="00000000" w:rsidDel="00000000" w:rsidP="00000000" w:rsidRDefault="00000000" w:rsidRPr="00000000" w14:paraId="00000208">
            <w:pPr>
              <w:jc w:val="center"/>
              <w:rPr/>
            </w:pPr>
            <w:r w:rsidDel="00000000" w:rsidR="00000000" w:rsidRPr="00000000">
              <w:rPr>
                <w:rtl w:val="0"/>
              </w:rPr>
            </w:r>
          </w:p>
        </w:tc>
      </w:tr>
      <w:tr>
        <w:trPr>
          <w:cantSplit w:val="0"/>
          <w:trHeight w:val="270" w:hRule="atLeast"/>
          <w:tblHeader w:val="0"/>
        </w:trPr>
        <w:tc>
          <w:tcPr/>
          <w:p w:rsidR="00000000" w:rsidDel="00000000" w:rsidP="00000000" w:rsidRDefault="00000000" w:rsidRPr="00000000" w14:paraId="00000209">
            <w:pPr>
              <w:ind w:firstLine="0"/>
              <w:rPr/>
            </w:pPr>
            <w:r w:rsidDel="00000000" w:rsidR="00000000" w:rsidRPr="00000000">
              <w:rPr>
                <w:rtl w:val="0"/>
              </w:rPr>
              <w:t xml:space="preserve">No</w:t>
            </w:r>
          </w:p>
        </w:tc>
        <w:tc>
          <w:tcPr/>
          <w:p w:rsidR="00000000" w:rsidDel="00000000" w:rsidP="00000000" w:rsidRDefault="00000000" w:rsidRPr="00000000" w14:paraId="0000020A">
            <w:pPr>
              <w:jc w:val="center"/>
              <w:rPr/>
            </w:pPr>
            <w:r w:rsidDel="00000000" w:rsidR="00000000" w:rsidRPr="00000000">
              <w:rPr>
                <w:rtl w:val="0"/>
              </w:rPr>
              <w:t xml:space="preserve">609 (73%)</w:t>
            </w:r>
          </w:p>
        </w:tc>
        <w:tc>
          <w:tcPr/>
          <w:p w:rsidR="00000000" w:rsidDel="00000000" w:rsidP="00000000" w:rsidRDefault="00000000" w:rsidRPr="00000000" w14:paraId="0000020B">
            <w:pPr>
              <w:jc w:val="center"/>
              <w:rPr/>
            </w:pPr>
            <w:r w:rsidDel="00000000" w:rsidR="00000000" w:rsidRPr="00000000">
              <w:rPr>
                <w:rtl w:val="0"/>
              </w:rPr>
              <w:t xml:space="preserve">341 (60%)</w:t>
            </w:r>
          </w:p>
        </w:tc>
      </w:tr>
      <w:tr>
        <w:trPr>
          <w:cantSplit w:val="0"/>
          <w:trHeight w:val="270" w:hRule="atLeast"/>
          <w:tblHeader w:val="0"/>
        </w:trPr>
        <w:tc>
          <w:tcPr/>
          <w:p w:rsidR="00000000" w:rsidDel="00000000" w:rsidP="00000000" w:rsidRDefault="00000000" w:rsidRPr="00000000" w14:paraId="0000020C">
            <w:pPr>
              <w:ind w:firstLine="0"/>
              <w:rPr/>
            </w:pPr>
            <w:r w:rsidDel="00000000" w:rsidR="00000000" w:rsidRPr="00000000">
              <w:rPr>
                <w:rtl w:val="0"/>
              </w:rPr>
              <w:t xml:space="preserve">yes</w:t>
            </w:r>
          </w:p>
        </w:tc>
        <w:tc>
          <w:tcPr/>
          <w:p w:rsidR="00000000" w:rsidDel="00000000" w:rsidP="00000000" w:rsidRDefault="00000000" w:rsidRPr="00000000" w14:paraId="0000020D">
            <w:pPr>
              <w:jc w:val="center"/>
              <w:rPr/>
            </w:pPr>
            <w:r w:rsidDel="00000000" w:rsidR="00000000" w:rsidRPr="00000000">
              <w:rPr>
                <w:rtl w:val="0"/>
              </w:rPr>
              <w:t xml:space="preserve">223 (27%)</w:t>
            </w:r>
          </w:p>
        </w:tc>
        <w:tc>
          <w:tcPr/>
          <w:p w:rsidR="00000000" w:rsidDel="00000000" w:rsidP="00000000" w:rsidRDefault="00000000" w:rsidRPr="00000000" w14:paraId="0000020E">
            <w:pPr>
              <w:jc w:val="center"/>
              <w:rPr/>
            </w:pPr>
            <w:r w:rsidDel="00000000" w:rsidR="00000000" w:rsidRPr="00000000">
              <w:rPr>
                <w:rtl w:val="0"/>
              </w:rPr>
              <w:t xml:space="preserve">230 (40%)</w:t>
            </w:r>
          </w:p>
        </w:tc>
      </w:tr>
      <w:tr>
        <w:trPr>
          <w:cantSplit w:val="0"/>
          <w:trHeight w:val="261" w:hRule="atLeast"/>
          <w:tblHeader w:val="0"/>
        </w:trPr>
        <w:tc>
          <w:tcPr>
            <w:gridSpan w:val="2"/>
          </w:tcPr>
          <w:p w:rsidR="00000000" w:rsidDel="00000000" w:rsidP="00000000" w:rsidRDefault="00000000" w:rsidRPr="00000000" w14:paraId="0000020F">
            <w:pPr>
              <w:ind w:firstLine="0"/>
              <w:rPr>
                <w:i w:val="1"/>
              </w:rPr>
            </w:pPr>
            <w:r w:rsidDel="00000000" w:rsidR="00000000" w:rsidRPr="00000000">
              <w:rPr>
                <w:i w:val="1"/>
                <w:rtl w:val="0"/>
              </w:rPr>
              <w:t xml:space="preserve">Learnt about open research/science on course</w:t>
            </w:r>
          </w:p>
        </w:tc>
        <w:tc>
          <w:tcPr/>
          <w:p w:rsidR="00000000" w:rsidDel="00000000" w:rsidP="00000000" w:rsidRDefault="00000000" w:rsidRPr="00000000" w14:paraId="00000211">
            <w:pPr>
              <w:jc w:val="center"/>
              <w:rPr/>
            </w:pPr>
            <w:r w:rsidDel="00000000" w:rsidR="00000000" w:rsidRPr="00000000">
              <w:rPr>
                <w:rtl w:val="0"/>
              </w:rPr>
            </w:r>
          </w:p>
        </w:tc>
      </w:tr>
      <w:tr>
        <w:trPr>
          <w:cantSplit w:val="0"/>
          <w:trHeight w:val="270" w:hRule="atLeast"/>
          <w:tblHeader w:val="0"/>
        </w:trPr>
        <w:tc>
          <w:tcPr/>
          <w:p w:rsidR="00000000" w:rsidDel="00000000" w:rsidP="00000000" w:rsidRDefault="00000000" w:rsidRPr="00000000" w14:paraId="00000212">
            <w:pPr>
              <w:ind w:firstLine="0"/>
              <w:rPr/>
            </w:pPr>
            <w:r w:rsidDel="00000000" w:rsidR="00000000" w:rsidRPr="00000000">
              <w:rPr>
                <w:rtl w:val="0"/>
              </w:rPr>
              <w:t xml:space="preserve">No</w:t>
            </w:r>
          </w:p>
        </w:tc>
        <w:tc>
          <w:tcPr/>
          <w:p w:rsidR="00000000" w:rsidDel="00000000" w:rsidP="00000000" w:rsidRDefault="00000000" w:rsidRPr="00000000" w14:paraId="00000213">
            <w:pPr>
              <w:jc w:val="center"/>
              <w:rPr/>
            </w:pPr>
            <w:r w:rsidDel="00000000" w:rsidR="00000000" w:rsidRPr="00000000">
              <w:rPr>
                <w:rtl w:val="0"/>
              </w:rPr>
              <w:t xml:space="preserve">649 (78%)</w:t>
            </w:r>
          </w:p>
        </w:tc>
        <w:tc>
          <w:tcPr/>
          <w:p w:rsidR="00000000" w:rsidDel="00000000" w:rsidP="00000000" w:rsidRDefault="00000000" w:rsidRPr="00000000" w14:paraId="00000214">
            <w:pPr>
              <w:jc w:val="center"/>
              <w:rPr/>
            </w:pPr>
            <w:r w:rsidDel="00000000" w:rsidR="00000000" w:rsidRPr="00000000">
              <w:rPr>
                <w:rtl w:val="0"/>
              </w:rPr>
              <w:t xml:space="preserve">324 (57%)</w:t>
            </w:r>
          </w:p>
        </w:tc>
      </w:tr>
      <w:tr>
        <w:trPr>
          <w:cantSplit w:val="0"/>
          <w:trHeight w:val="270" w:hRule="atLeast"/>
          <w:tblHeader w:val="0"/>
        </w:trPr>
        <w:tc>
          <w:tcPr/>
          <w:p w:rsidR="00000000" w:rsidDel="00000000" w:rsidP="00000000" w:rsidRDefault="00000000" w:rsidRPr="00000000" w14:paraId="00000215">
            <w:pPr>
              <w:ind w:firstLine="0"/>
              <w:rPr/>
            </w:pPr>
            <w:r w:rsidDel="00000000" w:rsidR="00000000" w:rsidRPr="00000000">
              <w:rPr>
                <w:rtl w:val="0"/>
              </w:rPr>
              <w:t xml:space="preserve">Yes</w:t>
            </w:r>
          </w:p>
        </w:tc>
        <w:tc>
          <w:tcPr/>
          <w:p w:rsidR="00000000" w:rsidDel="00000000" w:rsidP="00000000" w:rsidRDefault="00000000" w:rsidRPr="00000000" w14:paraId="00000216">
            <w:pPr>
              <w:jc w:val="center"/>
              <w:rPr/>
            </w:pPr>
            <w:r w:rsidDel="00000000" w:rsidR="00000000" w:rsidRPr="00000000">
              <w:rPr>
                <w:rtl w:val="0"/>
              </w:rPr>
              <w:t xml:space="preserve">183 (22%)</w:t>
            </w:r>
          </w:p>
        </w:tc>
        <w:tc>
          <w:tcPr/>
          <w:p w:rsidR="00000000" w:rsidDel="00000000" w:rsidP="00000000" w:rsidRDefault="00000000" w:rsidRPr="00000000" w14:paraId="00000217">
            <w:pPr>
              <w:jc w:val="center"/>
              <w:rPr/>
            </w:pPr>
            <w:r w:rsidDel="00000000" w:rsidR="00000000" w:rsidRPr="00000000">
              <w:rPr>
                <w:rtl w:val="0"/>
              </w:rPr>
              <w:t xml:space="preserve">247 (43%)</w:t>
            </w:r>
          </w:p>
        </w:tc>
      </w:tr>
      <w:tr>
        <w:trPr>
          <w:cantSplit w:val="0"/>
          <w:trHeight w:val="270" w:hRule="atLeast"/>
          <w:tblHeader w:val="0"/>
        </w:trPr>
        <w:tc>
          <w:tcPr>
            <w:gridSpan w:val="2"/>
          </w:tcPr>
          <w:p w:rsidR="00000000" w:rsidDel="00000000" w:rsidP="00000000" w:rsidRDefault="00000000" w:rsidRPr="00000000" w14:paraId="00000218">
            <w:pPr>
              <w:ind w:firstLine="0"/>
              <w:rPr>
                <w:i w:val="1"/>
              </w:rPr>
            </w:pPr>
            <w:r w:rsidDel="00000000" w:rsidR="00000000" w:rsidRPr="00000000">
              <w:rPr>
                <w:i w:val="1"/>
                <w:rtl w:val="0"/>
              </w:rPr>
              <w:t xml:space="preserve">Think open research issues are applicable to undergraduates </w:t>
            </w:r>
          </w:p>
        </w:tc>
        <w:tc>
          <w:tcPr/>
          <w:p w:rsidR="00000000" w:rsidDel="00000000" w:rsidP="00000000" w:rsidRDefault="00000000" w:rsidRPr="00000000" w14:paraId="0000021A">
            <w:pPr>
              <w:jc w:val="center"/>
              <w:rPr>
                <w:i w:val="1"/>
              </w:rPr>
            </w:pPr>
            <w:r w:rsidDel="00000000" w:rsidR="00000000" w:rsidRPr="00000000">
              <w:rPr>
                <w:rtl w:val="0"/>
              </w:rPr>
            </w:r>
          </w:p>
        </w:tc>
      </w:tr>
      <w:tr>
        <w:trPr>
          <w:cantSplit w:val="0"/>
          <w:trHeight w:val="270" w:hRule="atLeast"/>
          <w:tblHeader w:val="0"/>
        </w:trPr>
        <w:tc>
          <w:tcPr/>
          <w:p w:rsidR="00000000" w:rsidDel="00000000" w:rsidP="00000000" w:rsidRDefault="00000000" w:rsidRPr="00000000" w14:paraId="0000021B">
            <w:pPr>
              <w:ind w:firstLine="0"/>
              <w:rPr/>
            </w:pPr>
            <w:r w:rsidDel="00000000" w:rsidR="00000000" w:rsidRPr="00000000">
              <w:rPr>
                <w:rtl w:val="0"/>
              </w:rPr>
              <w:t xml:space="preserve">No</w:t>
            </w:r>
          </w:p>
        </w:tc>
        <w:tc>
          <w:tcPr>
            <w:vAlign w:val="center"/>
          </w:tcPr>
          <w:p w:rsidR="00000000" w:rsidDel="00000000" w:rsidP="00000000" w:rsidRDefault="00000000" w:rsidRPr="00000000" w14:paraId="0000021C">
            <w:pPr>
              <w:tabs>
                <w:tab w:val="center" w:leader="none" w:pos="1253"/>
                <w:tab w:val="left" w:leader="none" w:pos="1819"/>
              </w:tabs>
              <w:jc w:val="center"/>
              <w:rPr/>
            </w:pPr>
            <w:r w:rsidDel="00000000" w:rsidR="00000000" w:rsidRPr="00000000">
              <w:rPr>
                <w:rtl w:val="0"/>
              </w:rPr>
              <w:t xml:space="preserve">81 (10%)</w:t>
            </w:r>
          </w:p>
        </w:tc>
        <w:tc>
          <w:tcPr/>
          <w:p w:rsidR="00000000" w:rsidDel="00000000" w:rsidP="00000000" w:rsidRDefault="00000000" w:rsidRPr="00000000" w14:paraId="0000021D">
            <w:pPr>
              <w:jc w:val="center"/>
              <w:rPr/>
            </w:pPr>
            <w:r w:rsidDel="00000000" w:rsidR="00000000" w:rsidRPr="00000000">
              <w:rPr>
                <w:rtl w:val="0"/>
              </w:rPr>
              <w:t xml:space="preserve">113 (20%)</w:t>
            </w:r>
          </w:p>
        </w:tc>
      </w:tr>
      <w:tr>
        <w:trPr>
          <w:cantSplit w:val="0"/>
          <w:trHeight w:val="181" w:hRule="atLeast"/>
          <w:tblHeader w:val="0"/>
        </w:trPr>
        <w:tc>
          <w:tcPr>
            <w:tcBorders>
              <w:bottom w:color="000000" w:space="0" w:sz="4" w:val="single"/>
            </w:tcBorders>
          </w:tcPr>
          <w:p w:rsidR="00000000" w:rsidDel="00000000" w:rsidP="00000000" w:rsidRDefault="00000000" w:rsidRPr="00000000" w14:paraId="0000021E">
            <w:pPr>
              <w:ind w:firstLine="0"/>
              <w:rPr/>
            </w:pPr>
            <w:r w:rsidDel="00000000" w:rsidR="00000000" w:rsidRPr="00000000">
              <w:rPr>
                <w:rtl w:val="0"/>
              </w:rPr>
              <w:t xml:space="preserve">Yes</w:t>
            </w:r>
          </w:p>
        </w:tc>
        <w:tc>
          <w:tcPr>
            <w:tcBorders>
              <w:bottom w:color="000000" w:space="0" w:sz="4" w:val="single"/>
            </w:tcBorders>
            <w:vAlign w:val="center"/>
          </w:tcPr>
          <w:p w:rsidR="00000000" w:rsidDel="00000000" w:rsidP="00000000" w:rsidRDefault="00000000" w:rsidRPr="00000000" w14:paraId="0000021F">
            <w:pPr>
              <w:jc w:val="center"/>
              <w:rPr/>
            </w:pPr>
            <w:r w:rsidDel="00000000" w:rsidR="00000000" w:rsidRPr="00000000">
              <w:rPr>
                <w:rtl w:val="0"/>
              </w:rPr>
              <w:t xml:space="preserve">751 (90%)</w:t>
            </w:r>
          </w:p>
        </w:tc>
        <w:tc>
          <w:tcPr>
            <w:tcBorders>
              <w:bottom w:color="000000" w:space="0" w:sz="4" w:val="single"/>
            </w:tcBorders>
          </w:tcPr>
          <w:p w:rsidR="00000000" w:rsidDel="00000000" w:rsidP="00000000" w:rsidRDefault="00000000" w:rsidRPr="00000000" w14:paraId="00000220">
            <w:pPr>
              <w:jc w:val="center"/>
              <w:rPr/>
            </w:pPr>
            <w:r w:rsidDel="00000000" w:rsidR="00000000" w:rsidRPr="00000000">
              <w:rPr>
                <w:rtl w:val="0"/>
              </w:rPr>
              <w:t xml:space="preserve">458 (80%)</w:t>
            </w:r>
          </w:p>
        </w:tc>
      </w:tr>
    </w:tbl>
    <w:p w:rsidR="00000000" w:rsidDel="00000000" w:rsidP="00000000" w:rsidRDefault="00000000" w:rsidRPr="00000000" w14:paraId="00000221">
      <w:pPr>
        <w:ind w:firstLine="0"/>
        <w:rPr/>
      </w:pPr>
      <w:r w:rsidDel="00000000" w:rsidR="00000000" w:rsidRPr="00000000">
        <w:rPr>
          <w:rtl w:val="0"/>
        </w:rPr>
      </w:r>
    </w:p>
    <w:p w:rsidR="00000000" w:rsidDel="00000000" w:rsidP="00000000" w:rsidRDefault="00000000" w:rsidRPr="00000000" w14:paraId="00000222">
      <w:pPr>
        <w:pStyle w:val="Heading3"/>
        <w:rPr/>
      </w:pPr>
      <w:r w:rsidDel="00000000" w:rsidR="00000000" w:rsidRPr="00000000">
        <w:rPr>
          <w:rtl w:val="0"/>
        </w:rPr>
        <w:t xml:space="preserve">Does open research understanding differ across waves and year groups?</w:t>
      </w:r>
    </w:p>
    <w:p w:rsidR="00000000" w:rsidDel="00000000" w:rsidP="00000000" w:rsidRDefault="00000000" w:rsidRPr="00000000" w14:paraId="00000223">
      <w:pPr>
        <w:spacing w:line="480" w:lineRule="auto"/>
        <w:rPr/>
      </w:pPr>
      <w:r w:rsidDel="00000000" w:rsidR="00000000" w:rsidRPr="00000000">
        <w:rPr>
          <w:rtl w:val="0"/>
        </w:rPr>
        <w:t xml:space="preserve">We completed ANOVAs for all ordinal DVs with wave (wave 1 and wave 2) and year group (Year 1, Year 2, final year) as independent variables. One deviation from our pre-registration was that placement year was not included as a category within year group, as this was not included as a response option in wave 2. Only significant findings are reported here and a full set of ANOVA results can be found in the supplementary materials. </w:t>
      </w:r>
    </w:p>
    <w:p w:rsidR="00000000" w:rsidDel="00000000" w:rsidP="00000000" w:rsidRDefault="00000000" w:rsidRPr="00000000" w14:paraId="00000224">
      <w:pPr>
        <w:spacing w:line="480" w:lineRule="auto"/>
        <w:rPr/>
      </w:pPr>
      <w:bookmarkStart w:colFirst="0" w:colLast="0" w:name="_heading=h.3dy6vkm" w:id="6"/>
      <w:bookmarkEnd w:id="6"/>
      <w:r w:rsidDel="00000000" w:rsidR="00000000" w:rsidRPr="00000000">
        <w:rPr>
          <w:rtl w:val="0"/>
        </w:rPr>
        <w:t xml:space="preserve">There were significantly higher contextual perceptions of open research at wave 2, </w:t>
      </w:r>
      <w:r w:rsidDel="00000000" w:rsidR="00000000" w:rsidRPr="00000000">
        <w:rPr>
          <w:i w:val="1"/>
          <w:rtl w:val="0"/>
        </w:rPr>
        <w:t xml:space="preserve">F</w:t>
      </w:r>
      <w:r w:rsidDel="00000000" w:rsidR="00000000" w:rsidRPr="00000000">
        <w:rPr>
          <w:rtl w:val="0"/>
        </w:rPr>
        <w:t xml:space="preserve">(1,1331) = 5.20, </w:t>
      </w:r>
      <w:r w:rsidDel="00000000" w:rsidR="00000000" w:rsidRPr="00000000">
        <w:rPr>
          <w:i w:val="1"/>
          <w:rtl w:val="0"/>
        </w:rPr>
        <w:t xml:space="preserve">p</w:t>
      </w:r>
      <w:r w:rsidDel="00000000" w:rsidR="00000000" w:rsidRPr="00000000">
        <w:rPr>
          <w:rtl w:val="0"/>
        </w:rPr>
        <w:t xml:space="preserve"> = .023, η</w:t>
      </w:r>
      <w:r w:rsidDel="00000000" w:rsidR="00000000" w:rsidRPr="00000000">
        <w:rPr>
          <w:vertAlign w:val="subscript"/>
          <w:rtl w:val="0"/>
        </w:rPr>
        <w:t xml:space="preserve">p</w:t>
      </w:r>
      <w:r w:rsidDel="00000000" w:rsidR="00000000" w:rsidRPr="00000000">
        <w:rPr>
          <w:vertAlign w:val="superscript"/>
          <w:rtl w:val="0"/>
        </w:rPr>
        <w:t xml:space="preserve">2</w:t>
      </w:r>
      <w:r w:rsidDel="00000000" w:rsidR="00000000" w:rsidRPr="00000000">
        <w:rPr>
          <w:rtl w:val="0"/>
        </w:rPr>
        <w:t xml:space="preserve"> = .004, and awareness of open research at wave 2, </w:t>
      </w:r>
      <w:r w:rsidDel="00000000" w:rsidR="00000000" w:rsidRPr="00000000">
        <w:rPr>
          <w:i w:val="1"/>
          <w:rtl w:val="0"/>
        </w:rPr>
        <w:t xml:space="preserve">F</w:t>
      </w:r>
      <w:r w:rsidDel="00000000" w:rsidR="00000000" w:rsidRPr="00000000">
        <w:rPr>
          <w:rtl w:val="0"/>
        </w:rPr>
        <w:t xml:space="preserve">(1,1338) = 298.18, </w:t>
      </w:r>
      <w:r w:rsidDel="00000000" w:rsidR="00000000" w:rsidRPr="00000000">
        <w:rPr>
          <w:i w:val="1"/>
          <w:rtl w:val="0"/>
        </w:rPr>
        <w:t xml:space="preserve">p</w:t>
      </w:r>
      <w:r w:rsidDel="00000000" w:rsidR="00000000" w:rsidRPr="00000000">
        <w:rPr>
          <w:rtl w:val="0"/>
        </w:rPr>
        <w:t xml:space="preserve"> &lt; .001, η</w:t>
      </w:r>
      <w:r w:rsidDel="00000000" w:rsidR="00000000" w:rsidRPr="00000000">
        <w:rPr>
          <w:vertAlign w:val="subscript"/>
          <w:rtl w:val="0"/>
        </w:rPr>
        <w:t xml:space="preserve">p</w:t>
      </w:r>
      <w:r w:rsidDel="00000000" w:rsidR="00000000" w:rsidRPr="00000000">
        <w:rPr>
          <w:vertAlign w:val="superscript"/>
          <w:rtl w:val="0"/>
        </w:rPr>
        <w:t xml:space="preserve">2</w:t>
      </w:r>
      <w:r w:rsidDel="00000000" w:rsidR="00000000" w:rsidRPr="00000000">
        <w:rPr>
          <w:rtl w:val="0"/>
        </w:rPr>
        <w:t xml:space="preserve"> = .182. There was also a year group effect on awareness of open research, </w:t>
      </w:r>
      <w:r w:rsidDel="00000000" w:rsidR="00000000" w:rsidRPr="00000000">
        <w:rPr>
          <w:i w:val="1"/>
          <w:rtl w:val="0"/>
        </w:rPr>
        <w:t xml:space="preserve">F</w:t>
      </w:r>
      <w:r w:rsidDel="00000000" w:rsidR="00000000" w:rsidRPr="00000000">
        <w:rPr>
          <w:rtl w:val="0"/>
        </w:rPr>
        <w:t xml:space="preserve">(2,1338) = 5.67, </w:t>
      </w:r>
      <w:r w:rsidDel="00000000" w:rsidR="00000000" w:rsidRPr="00000000">
        <w:rPr>
          <w:i w:val="1"/>
          <w:rtl w:val="0"/>
        </w:rPr>
        <w:t xml:space="preserve">p</w:t>
      </w:r>
      <w:r w:rsidDel="00000000" w:rsidR="00000000" w:rsidRPr="00000000">
        <w:rPr>
          <w:rtl w:val="0"/>
        </w:rPr>
        <w:t xml:space="preserve"> = .004, η</w:t>
      </w:r>
      <w:r w:rsidDel="00000000" w:rsidR="00000000" w:rsidRPr="00000000">
        <w:rPr>
          <w:vertAlign w:val="subscript"/>
          <w:rtl w:val="0"/>
        </w:rPr>
        <w:t xml:space="preserve">p</w:t>
      </w:r>
      <w:r w:rsidDel="00000000" w:rsidR="00000000" w:rsidRPr="00000000">
        <w:rPr>
          <w:vertAlign w:val="superscript"/>
          <w:rtl w:val="0"/>
        </w:rPr>
        <w:t xml:space="preserve">2</w:t>
      </w:r>
      <w:r w:rsidDel="00000000" w:rsidR="00000000" w:rsidRPr="00000000">
        <w:rPr>
          <w:rtl w:val="0"/>
        </w:rPr>
        <w:t xml:space="preserve"> = .008. However, adjusted post-hoc Tukey tests didn’t reveal any significant between year group differences. There was a significant interaction between year group and wave, </w:t>
      </w:r>
      <w:r w:rsidDel="00000000" w:rsidR="00000000" w:rsidRPr="00000000">
        <w:rPr>
          <w:i w:val="1"/>
          <w:rtl w:val="0"/>
        </w:rPr>
        <w:t xml:space="preserve">F</w:t>
      </w:r>
      <w:r w:rsidDel="00000000" w:rsidR="00000000" w:rsidRPr="00000000">
        <w:rPr>
          <w:rtl w:val="0"/>
        </w:rPr>
        <w:t xml:space="preserve">(2,1338) = 4.77, </w:t>
      </w:r>
      <w:r w:rsidDel="00000000" w:rsidR="00000000" w:rsidRPr="00000000">
        <w:rPr>
          <w:i w:val="1"/>
          <w:rtl w:val="0"/>
        </w:rPr>
        <w:t xml:space="preserve">p</w:t>
      </w:r>
      <w:r w:rsidDel="00000000" w:rsidR="00000000" w:rsidRPr="00000000">
        <w:rPr>
          <w:rtl w:val="0"/>
        </w:rPr>
        <w:t xml:space="preserve"> = .009, η</w:t>
      </w:r>
      <w:r w:rsidDel="00000000" w:rsidR="00000000" w:rsidRPr="00000000">
        <w:rPr>
          <w:vertAlign w:val="subscript"/>
          <w:rtl w:val="0"/>
        </w:rPr>
        <w:t xml:space="preserve">p</w:t>
      </w:r>
      <w:r w:rsidDel="00000000" w:rsidR="00000000" w:rsidRPr="00000000">
        <w:rPr>
          <w:vertAlign w:val="superscript"/>
          <w:rtl w:val="0"/>
        </w:rPr>
        <w:t xml:space="preserve">2</w:t>
      </w:r>
      <w:r w:rsidDel="00000000" w:rsidR="00000000" w:rsidRPr="00000000">
        <w:rPr>
          <w:rtl w:val="0"/>
        </w:rPr>
        <w:t xml:space="preserve"> = .007. To investigate this, we completed separate one-way ANOVAs for each wave, with year group as the independent variable. This year group analysis was reported for wave 1 in Study 1, with no significant year group differences, </w:t>
      </w:r>
      <w:r w:rsidDel="00000000" w:rsidR="00000000" w:rsidRPr="00000000">
        <w:rPr>
          <w:i w:val="1"/>
          <w:rtl w:val="0"/>
        </w:rPr>
        <w:t xml:space="preserve">F</w:t>
      </w:r>
      <w:r w:rsidDel="00000000" w:rsidR="00000000" w:rsidRPr="00000000">
        <w:rPr>
          <w:rtl w:val="0"/>
        </w:rPr>
        <w:t xml:space="preserve">(3,848) = 0.791, </w:t>
      </w:r>
      <w:r w:rsidDel="00000000" w:rsidR="00000000" w:rsidRPr="00000000">
        <w:rPr>
          <w:i w:val="1"/>
          <w:rtl w:val="0"/>
        </w:rPr>
        <w:t xml:space="preserve">p</w:t>
      </w:r>
      <w:r w:rsidDel="00000000" w:rsidR="00000000" w:rsidRPr="00000000">
        <w:rPr>
          <w:rtl w:val="0"/>
        </w:rPr>
        <w:t xml:space="preserve"> = .498, η</w:t>
      </w:r>
      <w:r w:rsidDel="00000000" w:rsidR="00000000" w:rsidRPr="00000000">
        <w:rPr>
          <w:vertAlign w:val="subscript"/>
          <w:rtl w:val="0"/>
        </w:rPr>
        <w:t xml:space="preserve">p</w:t>
      </w:r>
      <w:r w:rsidDel="00000000" w:rsidR="00000000" w:rsidRPr="00000000">
        <w:rPr>
          <w:vertAlign w:val="superscript"/>
          <w:rtl w:val="0"/>
        </w:rPr>
        <w:t xml:space="preserve">2</w:t>
      </w:r>
      <w:r w:rsidDel="00000000" w:rsidR="00000000" w:rsidRPr="00000000">
        <w:rPr>
          <w:rtl w:val="0"/>
        </w:rPr>
        <w:t xml:space="preserve"> = 0.003. For wave 2, there was a significant effect of year group, </w:t>
      </w:r>
      <w:r w:rsidDel="00000000" w:rsidR="00000000" w:rsidRPr="00000000">
        <w:rPr>
          <w:i w:val="1"/>
          <w:rtl w:val="0"/>
        </w:rPr>
        <w:t xml:space="preserve">F</w:t>
      </w:r>
      <w:r w:rsidDel="00000000" w:rsidR="00000000" w:rsidRPr="00000000">
        <w:rPr>
          <w:rtl w:val="0"/>
        </w:rPr>
        <w:t xml:space="preserve">(2,537) = 6.145, </w:t>
      </w:r>
      <w:r w:rsidDel="00000000" w:rsidR="00000000" w:rsidRPr="00000000">
        <w:rPr>
          <w:i w:val="1"/>
          <w:rtl w:val="0"/>
        </w:rPr>
        <w:t xml:space="preserve">p</w:t>
      </w:r>
      <w:r w:rsidDel="00000000" w:rsidR="00000000" w:rsidRPr="00000000">
        <w:rPr>
          <w:rtl w:val="0"/>
        </w:rPr>
        <w:t xml:space="preserve"> = .002, η</w:t>
      </w:r>
      <w:r w:rsidDel="00000000" w:rsidR="00000000" w:rsidRPr="00000000">
        <w:rPr>
          <w:vertAlign w:val="subscript"/>
          <w:rtl w:val="0"/>
        </w:rPr>
        <w:t xml:space="preserve">p</w:t>
      </w:r>
      <w:r w:rsidDel="00000000" w:rsidR="00000000" w:rsidRPr="00000000">
        <w:rPr>
          <w:vertAlign w:val="superscript"/>
          <w:rtl w:val="0"/>
        </w:rPr>
        <w:t xml:space="preserve">2</w:t>
      </w:r>
      <w:r w:rsidDel="00000000" w:rsidR="00000000" w:rsidRPr="00000000">
        <w:rPr>
          <w:rtl w:val="0"/>
        </w:rPr>
        <w:t xml:space="preserve"> = 0.022. Tukey post-hoc tests revealed higher awareness in Year 2 compared to Year 1 (</w:t>
      </w:r>
      <w:r w:rsidDel="00000000" w:rsidR="00000000" w:rsidRPr="00000000">
        <w:rPr>
          <w:i w:val="1"/>
          <w:rtl w:val="0"/>
        </w:rPr>
        <w:t xml:space="preserve">p</w:t>
      </w:r>
      <w:r w:rsidDel="00000000" w:rsidR="00000000" w:rsidRPr="00000000">
        <w:rPr>
          <w:rtl w:val="0"/>
        </w:rPr>
        <w:t xml:space="preserve"> = .002). There were no other significant between year group differences. </w:t>
      </w:r>
    </w:p>
    <w:p w:rsidR="00000000" w:rsidDel="00000000" w:rsidP="00000000" w:rsidRDefault="00000000" w:rsidRPr="00000000" w14:paraId="00000225">
      <w:pPr>
        <w:spacing w:line="480" w:lineRule="auto"/>
        <w:rPr/>
      </w:pPr>
      <w:r w:rsidDel="00000000" w:rsidR="00000000" w:rsidRPr="00000000">
        <w:rPr>
          <w:rtl w:val="0"/>
        </w:rPr>
        <w:t xml:space="preserve">There was a significant overall effect of year group on situational perceptions of open research, </w:t>
      </w:r>
      <w:r w:rsidDel="00000000" w:rsidR="00000000" w:rsidRPr="00000000">
        <w:rPr>
          <w:i w:val="1"/>
          <w:rtl w:val="0"/>
        </w:rPr>
        <w:t xml:space="preserve">F</w:t>
      </w:r>
      <w:r w:rsidDel="00000000" w:rsidR="00000000" w:rsidRPr="00000000">
        <w:rPr>
          <w:rtl w:val="0"/>
        </w:rPr>
        <w:t xml:space="preserve">(2,1298) = 4.70, </w:t>
      </w:r>
      <w:r w:rsidDel="00000000" w:rsidR="00000000" w:rsidRPr="00000000">
        <w:rPr>
          <w:i w:val="1"/>
          <w:rtl w:val="0"/>
        </w:rPr>
        <w:t xml:space="preserve">p</w:t>
      </w:r>
      <w:r w:rsidDel="00000000" w:rsidR="00000000" w:rsidRPr="00000000">
        <w:rPr>
          <w:rtl w:val="0"/>
        </w:rPr>
        <w:t xml:space="preserve"> = .009, η</w:t>
      </w:r>
      <w:r w:rsidDel="00000000" w:rsidR="00000000" w:rsidRPr="00000000">
        <w:rPr>
          <w:vertAlign w:val="subscript"/>
          <w:rtl w:val="0"/>
        </w:rPr>
        <w:t xml:space="preserve">p</w:t>
      </w:r>
      <w:r w:rsidDel="00000000" w:rsidR="00000000" w:rsidRPr="00000000">
        <w:rPr>
          <w:vertAlign w:val="superscript"/>
          <w:rtl w:val="0"/>
        </w:rPr>
        <w:t xml:space="preserve">2</w:t>
      </w:r>
      <w:r w:rsidDel="00000000" w:rsidR="00000000" w:rsidRPr="00000000">
        <w:rPr>
          <w:rtl w:val="0"/>
        </w:rPr>
        <w:t xml:space="preserve"> = .007. Tukey post-hoc tests revealed that this was due to significantly higher perceptions in final year compared to Year 1 (</w:t>
      </w:r>
      <w:r w:rsidDel="00000000" w:rsidR="00000000" w:rsidRPr="00000000">
        <w:rPr>
          <w:i w:val="1"/>
          <w:rtl w:val="0"/>
        </w:rPr>
        <w:t xml:space="preserve">p </w:t>
      </w:r>
      <w:r w:rsidDel="00000000" w:rsidR="00000000" w:rsidRPr="00000000">
        <w:rPr>
          <w:rtl w:val="0"/>
        </w:rPr>
        <w:t xml:space="preserve">=.018). There were no other significant differences between year groups. A similar effect of year group was found for experience of open research, </w:t>
      </w:r>
      <w:r w:rsidDel="00000000" w:rsidR="00000000" w:rsidRPr="00000000">
        <w:rPr>
          <w:i w:val="1"/>
          <w:rtl w:val="0"/>
        </w:rPr>
        <w:t xml:space="preserve">F</w:t>
      </w:r>
      <w:r w:rsidDel="00000000" w:rsidR="00000000" w:rsidRPr="00000000">
        <w:rPr>
          <w:rtl w:val="0"/>
        </w:rPr>
        <w:t xml:space="preserve">(2,1338) = 9.16, </w:t>
      </w:r>
      <w:r w:rsidDel="00000000" w:rsidR="00000000" w:rsidRPr="00000000">
        <w:rPr>
          <w:i w:val="1"/>
          <w:rtl w:val="0"/>
        </w:rPr>
        <w:t xml:space="preserve">p</w:t>
      </w:r>
      <w:r w:rsidDel="00000000" w:rsidR="00000000" w:rsidRPr="00000000">
        <w:rPr>
          <w:rtl w:val="0"/>
        </w:rPr>
        <w:t xml:space="preserve"> &lt; .001, η</w:t>
      </w:r>
      <w:r w:rsidDel="00000000" w:rsidR="00000000" w:rsidRPr="00000000">
        <w:rPr>
          <w:vertAlign w:val="subscript"/>
          <w:rtl w:val="0"/>
        </w:rPr>
        <w:t xml:space="preserve">p</w:t>
      </w:r>
      <w:r w:rsidDel="00000000" w:rsidR="00000000" w:rsidRPr="00000000">
        <w:rPr>
          <w:vertAlign w:val="superscript"/>
          <w:rtl w:val="0"/>
        </w:rPr>
        <w:t xml:space="preserve">2</w:t>
      </w:r>
      <w:r w:rsidDel="00000000" w:rsidR="00000000" w:rsidRPr="00000000">
        <w:rPr>
          <w:rtl w:val="0"/>
        </w:rPr>
        <w:t xml:space="preserve"> = .014. This was driven by higher experience in Year 2 compared to Year 1 (</w:t>
      </w:r>
      <w:r w:rsidDel="00000000" w:rsidR="00000000" w:rsidRPr="00000000">
        <w:rPr>
          <w:i w:val="1"/>
          <w:rtl w:val="0"/>
        </w:rPr>
        <w:t xml:space="preserve">p </w:t>
      </w:r>
      <w:r w:rsidDel="00000000" w:rsidR="00000000" w:rsidRPr="00000000">
        <w:rPr>
          <w:rtl w:val="0"/>
        </w:rPr>
        <w:t xml:space="preserve">= .009). There were no other significant between year group differences. </w:t>
      </w:r>
    </w:p>
    <w:p w:rsidR="00000000" w:rsidDel="00000000" w:rsidP="00000000" w:rsidRDefault="00000000" w:rsidRPr="00000000" w14:paraId="00000226">
      <w:pPr>
        <w:spacing w:line="480" w:lineRule="auto"/>
        <w:ind w:firstLine="0"/>
        <w:rPr/>
      </w:pPr>
      <w:r w:rsidDel="00000000" w:rsidR="00000000" w:rsidRPr="00000000">
        <w:rPr>
          <w:rtl w:val="0"/>
        </w:rPr>
        <w:tab/>
        <w:t xml:space="preserve">As outlined in our pre-registration, where there was a significant effect of wave on open research outcome, we completed follow-up analyses. For contextual perceptions of open research, given that the size of the effect was so small (η</w:t>
      </w:r>
      <w:r w:rsidDel="00000000" w:rsidR="00000000" w:rsidRPr="00000000">
        <w:rPr>
          <w:vertAlign w:val="subscript"/>
          <w:rtl w:val="0"/>
        </w:rPr>
        <w:t xml:space="preserve">p</w:t>
      </w:r>
      <w:r w:rsidDel="00000000" w:rsidR="00000000" w:rsidRPr="00000000">
        <w:rPr>
          <w:vertAlign w:val="superscript"/>
          <w:rtl w:val="0"/>
        </w:rPr>
        <w:t xml:space="preserve">2</w:t>
      </w:r>
      <w:r w:rsidDel="00000000" w:rsidR="00000000" w:rsidRPr="00000000">
        <w:rPr>
          <w:rtl w:val="0"/>
        </w:rPr>
        <w:t xml:space="preserve"> = .004) the decision was taken not to explore this further. For awareness of open research, we completed a chi-squared analysis for each open research principle with 2 response categories (yes or no) across the two waves. Note that this was a deviation from our pre-registration but was deemed to be more informative than one large chi-squared analysis (8 open research practices x 2 response options x 2 waves). As shown in Table 7, for awareness, there were significant differences for all open research practices, in each case suggesting greater awareness of open research for students at wave 2 compared to wave 1. </w:t>
      </w:r>
    </w:p>
    <w:p w:rsidR="00000000" w:rsidDel="00000000" w:rsidP="00000000" w:rsidRDefault="00000000" w:rsidRPr="00000000" w14:paraId="00000227">
      <w:pPr>
        <w:spacing w:line="259" w:lineRule="auto"/>
        <w:ind w:firstLine="0"/>
        <w:rPr>
          <w:b w:val="1"/>
        </w:rPr>
      </w:pPr>
      <w:r w:rsidDel="00000000" w:rsidR="00000000" w:rsidRPr="00000000">
        <w:rPr>
          <w:b w:val="1"/>
          <w:rtl w:val="0"/>
        </w:rPr>
        <w:t xml:space="preserve">Table 7 </w:t>
      </w:r>
    </w:p>
    <w:p w:rsidR="00000000" w:rsidDel="00000000" w:rsidP="00000000" w:rsidRDefault="00000000" w:rsidRPr="00000000" w14:paraId="00000228">
      <w:pPr>
        <w:ind w:firstLine="0"/>
        <w:rPr>
          <w:i w:val="1"/>
        </w:rPr>
      </w:pPr>
      <w:r w:rsidDel="00000000" w:rsidR="00000000" w:rsidRPr="00000000">
        <w:rPr>
          <w:i w:val="1"/>
          <w:rtl w:val="0"/>
        </w:rPr>
        <w:t xml:space="preserve">Proportions of participants who stated that they had awareness of different open research practices across waves.</w:t>
      </w:r>
    </w:p>
    <w:tbl>
      <w:tblPr>
        <w:tblStyle w:val="Table6"/>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24"/>
        <w:gridCol w:w="1230"/>
        <w:gridCol w:w="1231"/>
        <w:gridCol w:w="1230"/>
        <w:gridCol w:w="1231"/>
        <w:gridCol w:w="992"/>
        <w:gridCol w:w="1088"/>
        <w:tblGridChange w:id="0">
          <w:tblGrid>
            <w:gridCol w:w="2024"/>
            <w:gridCol w:w="1230"/>
            <w:gridCol w:w="1231"/>
            <w:gridCol w:w="1230"/>
            <w:gridCol w:w="1231"/>
            <w:gridCol w:w="992"/>
            <w:gridCol w:w="1088"/>
          </w:tblGrid>
        </w:tblGridChange>
      </w:tblGrid>
      <w:tr>
        <w:trPr>
          <w:cantSplit w:val="0"/>
          <w:trHeight w:val="385" w:hRule="atLeast"/>
          <w:tblHeader w:val="0"/>
        </w:trPr>
        <w:tc>
          <w:tcPr>
            <w:tcBorders>
              <w:top w:color="000000" w:space="0" w:sz="4" w:val="single"/>
              <w:bottom w:color="000000" w:space="0" w:sz="4" w:val="single"/>
            </w:tcBorders>
          </w:tcPr>
          <w:p w:rsidR="00000000" w:rsidDel="00000000" w:rsidP="00000000" w:rsidRDefault="00000000" w:rsidRPr="00000000" w14:paraId="00000229">
            <w:pPr>
              <w:ind w:firstLine="0"/>
              <w:rPr>
                <w:i w:val="1"/>
              </w:rPr>
            </w:pPr>
            <w:r w:rsidDel="00000000" w:rsidR="00000000" w:rsidRPr="00000000">
              <w:rPr>
                <w:rtl w:val="0"/>
              </w:rPr>
            </w:r>
          </w:p>
        </w:tc>
        <w:tc>
          <w:tcPr>
            <w:gridSpan w:val="2"/>
            <w:tcBorders>
              <w:top w:color="000000" w:space="0" w:sz="4" w:val="single"/>
              <w:bottom w:color="000000" w:space="0" w:sz="4" w:val="single"/>
            </w:tcBorders>
          </w:tcPr>
          <w:p w:rsidR="00000000" w:rsidDel="00000000" w:rsidP="00000000" w:rsidRDefault="00000000" w:rsidRPr="00000000" w14:paraId="0000022A">
            <w:pPr>
              <w:ind w:firstLine="0"/>
              <w:jc w:val="center"/>
              <w:rPr/>
            </w:pPr>
            <w:r w:rsidDel="00000000" w:rsidR="00000000" w:rsidRPr="00000000">
              <w:rPr>
                <w:rtl w:val="0"/>
              </w:rPr>
              <w:t xml:space="preserve">Wave 1</w:t>
            </w:r>
          </w:p>
        </w:tc>
        <w:tc>
          <w:tcPr>
            <w:gridSpan w:val="2"/>
            <w:tcBorders>
              <w:top w:color="000000" w:space="0" w:sz="4" w:val="single"/>
              <w:bottom w:color="000000" w:space="0" w:sz="4" w:val="single"/>
            </w:tcBorders>
          </w:tcPr>
          <w:p w:rsidR="00000000" w:rsidDel="00000000" w:rsidP="00000000" w:rsidRDefault="00000000" w:rsidRPr="00000000" w14:paraId="0000022C">
            <w:pPr>
              <w:ind w:firstLine="0"/>
              <w:jc w:val="center"/>
              <w:rPr/>
            </w:pPr>
            <w:r w:rsidDel="00000000" w:rsidR="00000000" w:rsidRPr="00000000">
              <w:rPr>
                <w:rtl w:val="0"/>
              </w:rPr>
              <w:t xml:space="preserve">Wave 2</w:t>
            </w:r>
          </w:p>
        </w:tc>
        <w:tc>
          <w:tcPr>
            <w:tcBorders>
              <w:top w:color="000000" w:space="0" w:sz="4" w:val="single"/>
              <w:bottom w:color="000000" w:space="0" w:sz="4" w:val="single"/>
            </w:tcBorders>
          </w:tcPr>
          <w:p w:rsidR="00000000" w:rsidDel="00000000" w:rsidP="00000000" w:rsidRDefault="00000000" w:rsidRPr="00000000" w14:paraId="0000022E">
            <w:pPr>
              <w:ind w:firstLine="0"/>
              <w:jc w:val="center"/>
              <w:rPr/>
            </w:pPr>
            <w:r w:rsidDel="00000000" w:rsidR="00000000" w:rsidRPr="00000000">
              <w:rPr>
                <w:rtl w:val="0"/>
              </w:rPr>
              <w:t xml:space="preserve"> </w:t>
            </w:r>
            <w:r w:rsidDel="00000000" w:rsidR="00000000" w:rsidRPr="00000000">
              <w:rPr>
                <w:i w:val="1"/>
                <w:rtl w:val="0"/>
              </w:rPr>
              <w:t xml:space="preserve">X</w:t>
            </w:r>
            <w:r w:rsidDel="00000000" w:rsidR="00000000" w:rsidRPr="00000000">
              <w:rPr>
                <w:i w:val="1"/>
                <w:vertAlign w:val="superscript"/>
                <w:rtl w:val="0"/>
              </w:rPr>
              <w:t xml:space="preserve">2</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2F">
            <w:pPr>
              <w:ind w:firstLine="0"/>
              <w:jc w:val="center"/>
              <w:rPr>
                <w:i w:val="1"/>
              </w:rPr>
            </w:pPr>
            <w:r w:rsidDel="00000000" w:rsidR="00000000" w:rsidRPr="00000000">
              <w:rPr>
                <w:i w:val="1"/>
                <w:rtl w:val="0"/>
              </w:rPr>
              <w:t xml:space="preserve">p</w:t>
            </w:r>
          </w:p>
        </w:tc>
      </w:tr>
      <w:tr>
        <w:trPr>
          <w:cantSplit w:val="0"/>
          <w:trHeight w:val="385" w:hRule="atLeast"/>
          <w:tblHeader w:val="0"/>
        </w:trPr>
        <w:tc>
          <w:tcPr>
            <w:tcBorders>
              <w:top w:color="000000" w:space="0" w:sz="4" w:val="single"/>
            </w:tcBorders>
          </w:tcPr>
          <w:p w:rsidR="00000000" w:rsidDel="00000000" w:rsidP="00000000" w:rsidRDefault="00000000" w:rsidRPr="00000000" w14:paraId="00000230">
            <w:pPr>
              <w:ind w:firstLine="0"/>
              <w:rPr/>
            </w:pPr>
            <w:r w:rsidDel="00000000" w:rsidR="00000000" w:rsidRPr="00000000">
              <w:rPr>
                <w:rtl w:val="0"/>
              </w:rPr>
            </w:r>
          </w:p>
        </w:tc>
        <w:tc>
          <w:tcPr>
            <w:tcBorders>
              <w:top w:color="000000" w:space="0" w:sz="4" w:val="single"/>
            </w:tcBorders>
          </w:tcPr>
          <w:p w:rsidR="00000000" w:rsidDel="00000000" w:rsidP="00000000" w:rsidRDefault="00000000" w:rsidRPr="00000000" w14:paraId="00000231">
            <w:pPr>
              <w:ind w:firstLine="0"/>
              <w:rPr>
                <w:b w:val="1"/>
              </w:rPr>
            </w:pPr>
            <w:r w:rsidDel="00000000" w:rsidR="00000000" w:rsidRPr="00000000">
              <w:rPr>
                <w:b w:val="1"/>
                <w:rtl w:val="0"/>
              </w:rPr>
              <w:t xml:space="preserve">No</w:t>
            </w:r>
          </w:p>
        </w:tc>
        <w:tc>
          <w:tcPr>
            <w:tcBorders>
              <w:top w:color="000000" w:space="0" w:sz="4" w:val="single"/>
            </w:tcBorders>
          </w:tcPr>
          <w:p w:rsidR="00000000" w:rsidDel="00000000" w:rsidP="00000000" w:rsidRDefault="00000000" w:rsidRPr="00000000" w14:paraId="00000232">
            <w:pPr>
              <w:ind w:firstLine="0"/>
              <w:rPr>
                <w:b w:val="1"/>
              </w:rPr>
            </w:pPr>
            <w:r w:rsidDel="00000000" w:rsidR="00000000" w:rsidRPr="00000000">
              <w:rPr>
                <w:b w:val="1"/>
                <w:rtl w:val="0"/>
              </w:rPr>
              <w:t xml:space="preserve">Yes</w:t>
            </w:r>
          </w:p>
        </w:tc>
        <w:tc>
          <w:tcPr>
            <w:tcBorders>
              <w:top w:color="000000" w:space="0" w:sz="4" w:val="single"/>
            </w:tcBorders>
          </w:tcPr>
          <w:p w:rsidR="00000000" w:rsidDel="00000000" w:rsidP="00000000" w:rsidRDefault="00000000" w:rsidRPr="00000000" w14:paraId="00000233">
            <w:pPr>
              <w:ind w:firstLine="0"/>
              <w:rPr>
                <w:b w:val="1"/>
              </w:rPr>
            </w:pPr>
            <w:r w:rsidDel="00000000" w:rsidR="00000000" w:rsidRPr="00000000">
              <w:rPr>
                <w:b w:val="1"/>
                <w:rtl w:val="0"/>
              </w:rPr>
              <w:t xml:space="preserve">No</w:t>
            </w:r>
          </w:p>
        </w:tc>
        <w:tc>
          <w:tcPr>
            <w:tcBorders>
              <w:top w:color="000000" w:space="0" w:sz="4" w:val="single"/>
            </w:tcBorders>
          </w:tcPr>
          <w:p w:rsidR="00000000" w:rsidDel="00000000" w:rsidP="00000000" w:rsidRDefault="00000000" w:rsidRPr="00000000" w14:paraId="00000234">
            <w:pPr>
              <w:ind w:firstLine="0"/>
              <w:rPr>
                <w:b w:val="1"/>
              </w:rPr>
            </w:pPr>
            <w:r w:rsidDel="00000000" w:rsidR="00000000" w:rsidRPr="00000000">
              <w:rPr>
                <w:b w:val="1"/>
                <w:rtl w:val="0"/>
              </w:rPr>
              <w:t xml:space="preserve">Yes</w:t>
            </w:r>
          </w:p>
        </w:tc>
        <w:tc>
          <w:tcPr>
            <w:tcBorders>
              <w:top w:color="000000" w:space="0" w:sz="4" w:val="single"/>
            </w:tcBorders>
          </w:tcPr>
          <w:p w:rsidR="00000000" w:rsidDel="00000000" w:rsidP="00000000" w:rsidRDefault="00000000" w:rsidRPr="00000000" w14:paraId="00000235">
            <w:pPr>
              <w:ind w:firstLine="0"/>
              <w:rPr>
                <w:b w:val="1"/>
              </w:rPr>
            </w:pPr>
            <w:r w:rsidDel="00000000" w:rsidR="00000000" w:rsidRPr="00000000">
              <w:rPr>
                <w:rtl w:val="0"/>
              </w:rPr>
            </w:r>
          </w:p>
        </w:tc>
        <w:tc>
          <w:tcPr>
            <w:tcBorders>
              <w:top w:color="000000" w:space="0" w:sz="4" w:val="single"/>
            </w:tcBorders>
          </w:tcPr>
          <w:p w:rsidR="00000000" w:rsidDel="00000000" w:rsidP="00000000" w:rsidRDefault="00000000" w:rsidRPr="00000000" w14:paraId="00000236">
            <w:pPr>
              <w:ind w:firstLine="0"/>
              <w:rPr>
                <w:b w:val="1"/>
              </w:rPr>
            </w:pPr>
            <w:r w:rsidDel="00000000" w:rsidR="00000000" w:rsidRPr="00000000">
              <w:rPr>
                <w:rtl w:val="0"/>
              </w:rPr>
            </w:r>
          </w:p>
        </w:tc>
      </w:tr>
      <w:tr>
        <w:trPr>
          <w:cantSplit w:val="0"/>
          <w:trHeight w:val="740" w:hRule="atLeast"/>
          <w:tblHeader w:val="0"/>
        </w:trPr>
        <w:tc>
          <w:tcPr/>
          <w:p w:rsidR="00000000" w:rsidDel="00000000" w:rsidP="00000000" w:rsidRDefault="00000000" w:rsidRPr="00000000" w14:paraId="00000237">
            <w:pPr>
              <w:ind w:firstLine="0"/>
              <w:rPr/>
            </w:pPr>
            <w:r w:rsidDel="00000000" w:rsidR="00000000" w:rsidRPr="00000000">
              <w:rPr>
                <w:rtl w:val="0"/>
              </w:rPr>
              <w:t xml:space="preserve">Open data</w:t>
            </w:r>
          </w:p>
        </w:tc>
        <w:tc>
          <w:tcPr/>
          <w:p w:rsidR="00000000" w:rsidDel="00000000" w:rsidP="00000000" w:rsidRDefault="00000000" w:rsidRPr="00000000" w14:paraId="00000238">
            <w:pPr>
              <w:ind w:firstLine="0"/>
              <w:rPr/>
            </w:pPr>
            <w:r w:rsidDel="00000000" w:rsidR="00000000" w:rsidRPr="00000000">
              <w:rPr>
                <w:rtl w:val="0"/>
              </w:rPr>
              <w:t xml:space="preserve">350 (39%)</w:t>
            </w:r>
          </w:p>
        </w:tc>
        <w:tc>
          <w:tcPr/>
          <w:p w:rsidR="00000000" w:rsidDel="00000000" w:rsidP="00000000" w:rsidRDefault="00000000" w:rsidRPr="00000000" w14:paraId="00000239">
            <w:pPr>
              <w:ind w:firstLine="0"/>
              <w:rPr/>
            </w:pPr>
            <w:r w:rsidDel="00000000" w:rsidR="00000000" w:rsidRPr="00000000">
              <w:rPr>
                <w:rtl w:val="0"/>
              </w:rPr>
              <w:t xml:space="preserve">539 (61%)</w:t>
            </w:r>
          </w:p>
        </w:tc>
        <w:tc>
          <w:tcPr/>
          <w:p w:rsidR="00000000" w:rsidDel="00000000" w:rsidP="00000000" w:rsidRDefault="00000000" w:rsidRPr="00000000" w14:paraId="0000023A">
            <w:pPr>
              <w:ind w:firstLine="0"/>
              <w:rPr/>
            </w:pPr>
            <w:r w:rsidDel="00000000" w:rsidR="00000000" w:rsidRPr="00000000">
              <w:rPr>
                <w:rtl w:val="0"/>
              </w:rPr>
              <w:t xml:space="preserve">73 </w:t>
            </w:r>
          </w:p>
          <w:p w:rsidR="00000000" w:rsidDel="00000000" w:rsidP="00000000" w:rsidRDefault="00000000" w:rsidRPr="00000000" w14:paraId="0000023B">
            <w:pPr>
              <w:ind w:firstLine="0"/>
              <w:rPr/>
            </w:pPr>
            <w:r w:rsidDel="00000000" w:rsidR="00000000" w:rsidRPr="00000000">
              <w:rPr>
                <w:rtl w:val="0"/>
              </w:rPr>
              <w:t xml:space="preserve">(13%)</w:t>
            </w:r>
          </w:p>
        </w:tc>
        <w:tc>
          <w:tcPr/>
          <w:p w:rsidR="00000000" w:rsidDel="00000000" w:rsidP="00000000" w:rsidRDefault="00000000" w:rsidRPr="00000000" w14:paraId="0000023C">
            <w:pPr>
              <w:ind w:firstLine="0"/>
              <w:rPr/>
            </w:pPr>
            <w:r w:rsidDel="00000000" w:rsidR="00000000" w:rsidRPr="00000000">
              <w:rPr>
                <w:rtl w:val="0"/>
              </w:rPr>
              <w:t xml:space="preserve">498 (87%)</w:t>
            </w:r>
          </w:p>
        </w:tc>
        <w:tc>
          <w:tcPr/>
          <w:p w:rsidR="00000000" w:rsidDel="00000000" w:rsidP="00000000" w:rsidRDefault="00000000" w:rsidRPr="00000000" w14:paraId="0000023D">
            <w:pPr>
              <w:ind w:firstLine="0"/>
              <w:rPr/>
            </w:pPr>
            <w:r w:rsidDel="00000000" w:rsidR="00000000" w:rsidRPr="00000000">
              <w:rPr>
                <w:rtl w:val="0"/>
              </w:rPr>
              <w:t xml:space="preserve">118.13</w:t>
            </w:r>
          </w:p>
        </w:tc>
        <w:tc>
          <w:tcPr/>
          <w:p w:rsidR="00000000" w:rsidDel="00000000" w:rsidP="00000000" w:rsidRDefault="00000000" w:rsidRPr="00000000" w14:paraId="0000023E">
            <w:pPr>
              <w:ind w:firstLine="0"/>
              <w:rPr/>
            </w:pPr>
            <w:r w:rsidDel="00000000" w:rsidR="00000000" w:rsidRPr="00000000">
              <w:rPr>
                <w:rtl w:val="0"/>
              </w:rPr>
              <w:t xml:space="preserve">&lt; .001</w:t>
            </w:r>
          </w:p>
        </w:tc>
      </w:tr>
      <w:tr>
        <w:trPr>
          <w:cantSplit w:val="0"/>
          <w:trHeight w:val="400" w:hRule="atLeast"/>
          <w:tblHeader w:val="0"/>
        </w:trPr>
        <w:tc>
          <w:tcPr/>
          <w:p w:rsidR="00000000" w:rsidDel="00000000" w:rsidP="00000000" w:rsidRDefault="00000000" w:rsidRPr="00000000" w14:paraId="0000023F">
            <w:pPr>
              <w:ind w:firstLine="0"/>
              <w:rPr/>
            </w:pPr>
            <w:r w:rsidDel="00000000" w:rsidR="00000000" w:rsidRPr="00000000">
              <w:rPr>
                <w:rtl w:val="0"/>
              </w:rPr>
              <w:t xml:space="preserve">Open materials</w:t>
            </w:r>
          </w:p>
        </w:tc>
        <w:tc>
          <w:tcPr/>
          <w:p w:rsidR="00000000" w:rsidDel="00000000" w:rsidP="00000000" w:rsidRDefault="00000000" w:rsidRPr="00000000" w14:paraId="00000240">
            <w:pPr>
              <w:ind w:firstLine="0"/>
              <w:rPr/>
            </w:pPr>
            <w:r w:rsidDel="00000000" w:rsidR="00000000" w:rsidRPr="00000000">
              <w:rPr>
                <w:rtl w:val="0"/>
              </w:rPr>
              <w:t xml:space="preserve">463</w:t>
            </w:r>
          </w:p>
          <w:p w:rsidR="00000000" w:rsidDel="00000000" w:rsidP="00000000" w:rsidRDefault="00000000" w:rsidRPr="00000000" w14:paraId="00000241">
            <w:pPr>
              <w:ind w:firstLine="0"/>
              <w:rPr/>
            </w:pPr>
            <w:r w:rsidDel="00000000" w:rsidR="00000000" w:rsidRPr="00000000">
              <w:rPr>
                <w:rtl w:val="0"/>
              </w:rPr>
              <w:t xml:space="preserve">(52%)</w:t>
            </w:r>
          </w:p>
        </w:tc>
        <w:tc>
          <w:tcPr/>
          <w:p w:rsidR="00000000" w:rsidDel="00000000" w:rsidP="00000000" w:rsidRDefault="00000000" w:rsidRPr="00000000" w14:paraId="00000242">
            <w:pPr>
              <w:ind w:firstLine="0"/>
              <w:rPr/>
            </w:pPr>
            <w:r w:rsidDel="00000000" w:rsidR="00000000" w:rsidRPr="00000000">
              <w:rPr>
                <w:rtl w:val="0"/>
              </w:rPr>
              <w:t xml:space="preserve">426 (48%)</w:t>
            </w:r>
          </w:p>
        </w:tc>
        <w:tc>
          <w:tcPr/>
          <w:p w:rsidR="00000000" w:rsidDel="00000000" w:rsidP="00000000" w:rsidRDefault="00000000" w:rsidRPr="00000000" w14:paraId="00000243">
            <w:pPr>
              <w:ind w:firstLine="0"/>
              <w:rPr/>
            </w:pPr>
            <w:r w:rsidDel="00000000" w:rsidR="00000000" w:rsidRPr="00000000">
              <w:rPr>
                <w:rtl w:val="0"/>
              </w:rPr>
              <w:t xml:space="preserve">133 (23%)</w:t>
            </w:r>
          </w:p>
        </w:tc>
        <w:tc>
          <w:tcPr/>
          <w:p w:rsidR="00000000" w:rsidDel="00000000" w:rsidP="00000000" w:rsidRDefault="00000000" w:rsidRPr="00000000" w14:paraId="00000244">
            <w:pPr>
              <w:ind w:firstLine="0"/>
              <w:rPr/>
            </w:pPr>
            <w:r w:rsidDel="00000000" w:rsidR="00000000" w:rsidRPr="00000000">
              <w:rPr>
                <w:rtl w:val="0"/>
              </w:rPr>
              <w:t xml:space="preserve">438 (77%)</w:t>
            </w:r>
          </w:p>
        </w:tc>
        <w:tc>
          <w:tcPr/>
          <w:p w:rsidR="00000000" w:rsidDel="00000000" w:rsidP="00000000" w:rsidRDefault="00000000" w:rsidRPr="00000000" w14:paraId="00000245">
            <w:pPr>
              <w:ind w:firstLine="0"/>
              <w:rPr/>
            </w:pPr>
            <w:r w:rsidDel="00000000" w:rsidR="00000000" w:rsidRPr="00000000">
              <w:rPr>
                <w:rtl w:val="0"/>
              </w:rPr>
              <w:t xml:space="preserve">118.09</w:t>
            </w:r>
          </w:p>
        </w:tc>
        <w:tc>
          <w:tcPr/>
          <w:p w:rsidR="00000000" w:rsidDel="00000000" w:rsidP="00000000" w:rsidRDefault="00000000" w:rsidRPr="00000000" w14:paraId="00000246">
            <w:pPr>
              <w:ind w:firstLine="0"/>
              <w:rPr/>
            </w:pPr>
            <w:r w:rsidDel="00000000" w:rsidR="00000000" w:rsidRPr="00000000">
              <w:rPr>
                <w:rtl w:val="0"/>
              </w:rPr>
              <w:t xml:space="preserve">&lt; .001</w:t>
            </w:r>
          </w:p>
        </w:tc>
      </w:tr>
      <w:tr>
        <w:trPr>
          <w:cantSplit w:val="0"/>
          <w:trHeight w:val="385" w:hRule="atLeast"/>
          <w:tblHeader w:val="0"/>
        </w:trPr>
        <w:tc>
          <w:tcPr/>
          <w:p w:rsidR="00000000" w:rsidDel="00000000" w:rsidP="00000000" w:rsidRDefault="00000000" w:rsidRPr="00000000" w14:paraId="00000247">
            <w:pPr>
              <w:ind w:firstLine="0"/>
              <w:rPr/>
            </w:pPr>
            <w:r w:rsidDel="00000000" w:rsidR="00000000" w:rsidRPr="00000000">
              <w:rPr>
                <w:rtl w:val="0"/>
              </w:rPr>
              <w:t xml:space="preserve">Open access</w:t>
            </w:r>
          </w:p>
        </w:tc>
        <w:tc>
          <w:tcPr/>
          <w:p w:rsidR="00000000" w:rsidDel="00000000" w:rsidP="00000000" w:rsidRDefault="00000000" w:rsidRPr="00000000" w14:paraId="00000248">
            <w:pPr>
              <w:ind w:firstLine="0"/>
              <w:rPr/>
            </w:pPr>
            <w:r w:rsidDel="00000000" w:rsidR="00000000" w:rsidRPr="00000000">
              <w:rPr>
                <w:rtl w:val="0"/>
              </w:rPr>
              <w:t xml:space="preserve">295</w:t>
            </w:r>
          </w:p>
          <w:p w:rsidR="00000000" w:rsidDel="00000000" w:rsidP="00000000" w:rsidRDefault="00000000" w:rsidRPr="00000000" w14:paraId="00000249">
            <w:pPr>
              <w:ind w:firstLine="0"/>
              <w:rPr/>
            </w:pPr>
            <w:r w:rsidDel="00000000" w:rsidR="00000000" w:rsidRPr="00000000">
              <w:rPr>
                <w:rtl w:val="0"/>
              </w:rPr>
              <w:t xml:space="preserve">(33%)</w:t>
            </w:r>
          </w:p>
        </w:tc>
        <w:tc>
          <w:tcPr/>
          <w:p w:rsidR="00000000" w:rsidDel="00000000" w:rsidP="00000000" w:rsidRDefault="00000000" w:rsidRPr="00000000" w14:paraId="0000024A">
            <w:pPr>
              <w:ind w:firstLine="0"/>
              <w:rPr/>
            </w:pPr>
            <w:r w:rsidDel="00000000" w:rsidR="00000000" w:rsidRPr="00000000">
              <w:rPr>
                <w:rtl w:val="0"/>
              </w:rPr>
              <w:t xml:space="preserve">594</w:t>
            </w:r>
          </w:p>
          <w:p w:rsidR="00000000" w:rsidDel="00000000" w:rsidP="00000000" w:rsidRDefault="00000000" w:rsidRPr="00000000" w14:paraId="0000024B">
            <w:pPr>
              <w:ind w:firstLine="0"/>
              <w:rPr/>
            </w:pPr>
            <w:r w:rsidDel="00000000" w:rsidR="00000000" w:rsidRPr="00000000">
              <w:rPr>
                <w:rtl w:val="0"/>
              </w:rPr>
              <w:t xml:space="preserve">(67%)</w:t>
            </w:r>
          </w:p>
        </w:tc>
        <w:tc>
          <w:tcPr/>
          <w:p w:rsidR="00000000" w:rsidDel="00000000" w:rsidP="00000000" w:rsidRDefault="00000000" w:rsidRPr="00000000" w14:paraId="0000024C">
            <w:pPr>
              <w:ind w:firstLine="0"/>
              <w:rPr/>
            </w:pPr>
            <w:r w:rsidDel="00000000" w:rsidR="00000000" w:rsidRPr="00000000">
              <w:rPr>
                <w:rtl w:val="0"/>
              </w:rPr>
              <w:t xml:space="preserve">46</w:t>
            </w:r>
          </w:p>
          <w:p w:rsidR="00000000" w:rsidDel="00000000" w:rsidP="00000000" w:rsidRDefault="00000000" w:rsidRPr="00000000" w14:paraId="0000024D">
            <w:pPr>
              <w:ind w:firstLine="0"/>
              <w:rPr/>
            </w:pPr>
            <w:r w:rsidDel="00000000" w:rsidR="00000000" w:rsidRPr="00000000">
              <w:rPr>
                <w:rtl w:val="0"/>
              </w:rPr>
              <w:t xml:space="preserve">(8%) </w:t>
            </w:r>
          </w:p>
        </w:tc>
        <w:tc>
          <w:tcPr/>
          <w:p w:rsidR="00000000" w:rsidDel="00000000" w:rsidP="00000000" w:rsidRDefault="00000000" w:rsidRPr="00000000" w14:paraId="0000024E">
            <w:pPr>
              <w:ind w:firstLine="0"/>
              <w:rPr/>
            </w:pPr>
            <w:r w:rsidDel="00000000" w:rsidR="00000000" w:rsidRPr="00000000">
              <w:rPr>
                <w:rtl w:val="0"/>
              </w:rPr>
              <w:t xml:space="preserve">525 (92%)</w:t>
            </w:r>
          </w:p>
        </w:tc>
        <w:tc>
          <w:tcPr/>
          <w:p w:rsidR="00000000" w:rsidDel="00000000" w:rsidP="00000000" w:rsidRDefault="00000000" w:rsidRPr="00000000" w14:paraId="0000024F">
            <w:pPr>
              <w:ind w:firstLine="0"/>
              <w:rPr/>
            </w:pPr>
            <w:r w:rsidDel="00000000" w:rsidR="00000000" w:rsidRPr="00000000">
              <w:rPr>
                <w:rtl w:val="0"/>
              </w:rPr>
              <w:t xml:space="preserve">121.23</w:t>
            </w:r>
          </w:p>
        </w:tc>
        <w:tc>
          <w:tcPr/>
          <w:p w:rsidR="00000000" w:rsidDel="00000000" w:rsidP="00000000" w:rsidRDefault="00000000" w:rsidRPr="00000000" w14:paraId="00000250">
            <w:pPr>
              <w:ind w:firstLine="0"/>
              <w:rPr/>
            </w:pPr>
            <w:r w:rsidDel="00000000" w:rsidR="00000000" w:rsidRPr="00000000">
              <w:rPr>
                <w:rtl w:val="0"/>
              </w:rPr>
              <w:t xml:space="preserve">&lt; .001</w:t>
            </w:r>
          </w:p>
        </w:tc>
      </w:tr>
      <w:tr>
        <w:trPr>
          <w:cantSplit w:val="0"/>
          <w:trHeight w:val="385" w:hRule="atLeast"/>
          <w:tblHeader w:val="0"/>
        </w:trPr>
        <w:tc>
          <w:tcPr/>
          <w:p w:rsidR="00000000" w:rsidDel="00000000" w:rsidP="00000000" w:rsidRDefault="00000000" w:rsidRPr="00000000" w14:paraId="00000251">
            <w:pPr>
              <w:ind w:firstLine="0"/>
              <w:rPr/>
            </w:pPr>
            <w:r w:rsidDel="00000000" w:rsidR="00000000" w:rsidRPr="00000000">
              <w:rPr>
                <w:rtl w:val="0"/>
              </w:rPr>
              <w:t xml:space="preserve">Pre-registration</w:t>
            </w:r>
          </w:p>
        </w:tc>
        <w:tc>
          <w:tcPr/>
          <w:p w:rsidR="00000000" w:rsidDel="00000000" w:rsidP="00000000" w:rsidRDefault="00000000" w:rsidRPr="00000000" w14:paraId="00000252">
            <w:pPr>
              <w:ind w:firstLine="0"/>
              <w:rPr/>
            </w:pPr>
            <w:r w:rsidDel="00000000" w:rsidR="00000000" w:rsidRPr="00000000">
              <w:rPr>
                <w:rtl w:val="0"/>
              </w:rPr>
              <w:t xml:space="preserve">474</w:t>
            </w:r>
          </w:p>
          <w:p w:rsidR="00000000" w:rsidDel="00000000" w:rsidP="00000000" w:rsidRDefault="00000000" w:rsidRPr="00000000" w14:paraId="00000253">
            <w:pPr>
              <w:ind w:firstLine="0"/>
              <w:rPr/>
            </w:pPr>
            <w:r w:rsidDel="00000000" w:rsidR="00000000" w:rsidRPr="00000000">
              <w:rPr>
                <w:rtl w:val="0"/>
              </w:rPr>
              <w:t xml:space="preserve">(53%)</w:t>
            </w:r>
          </w:p>
        </w:tc>
        <w:tc>
          <w:tcPr/>
          <w:p w:rsidR="00000000" w:rsidDel="00000000" w:rsidP="00000000" w:rsidRDefault="00000000" w:rsidRPr="00000000" w14:paraId="00000254">
            <w:pPr>
              <w:ind w:firstLine="0"/>
              <w:rPr/>
            </w:pPr>
            <w:r w:rsidDel="00000000" w:rsidR="00000000" w:rsidRPr="00000000">
              <w:rPr>
                <w:rtl w:val="0"/>
              </w:rPr>
              <w:t xml:space="preserve">415 (47%)</w:t>
            </w:r>
          </w:p>
        </w:tc>
        <w:tc>
          <w:tcPr/>
          <w:p w:rsidR="00000000" w:rsidDel="00000000" w:rsidP="00000000" w:rsidRDefault="00000000" w:rsidRPr="00000000" w14:paraId="00000255">
            <w:pPr>
              <w:ind w:firstLine="0"/>
              <w:rPr/>
            </w:pPr>
            <w:r w:rsidDel="00000000" w:rsidR="00000000" w:rsidRPr="00000000">
              <w:rPr>
                <w:rtl w:val="0"/>
              </w:rPr>
              <w:t xml:space="preserve">144 (25%)</w:t>
            </w:r>
          </w:p>
        </w:tc>
        <w:tc>
          <w:tcPr/>
          <w:p w:rsidR="00000000" w:rsidDel="00000000" w:rsidP="00000000" w:rsidRDefault="00000000" w:rsidRPr="00000000" w14:paraId="00000256">
            <w:pPr>
              <w:ind w:firstLine="0"/>
              <w:rPr/>
            </w:pPr>
            <w:r w:rsidDel="00000000" w:rsidR="00000000" w:rsidRPr="00000000">
              <w:rPr>
                <w:rtl w:val="0"/>
              </w:rPr>
              <w:t xml:space="preserve">427 (75%)</w:t>
            </w:r>
          </w:p>
        </w:tc>
        <w:tc>
          <w:tcPr/>
          <w:p w:rsidR="00000000" w:rsidDel="00000000" w:rsidP="00000000" w:rsidRDefault="00000000" w:rsidRPr="00000000" w14:paraId="00000257">
            <w:pPr>
              <w:ind w:firstLine="0"/>
              <w:rPr/>
            </w:pPr>
            <w:r w:rsidDel="00000000" w:rsidR="00000000" w:rsidRPr="00000000">
              <w:rPr>
                <w:rtl w:val="0"/>
              </w:rPr>
              <w:t xml:space="preserve">111.31</w:t>
            </w:r>
          </w:p>
        </w:tc>
        <w:tc>
          <w:tcPr/>
          <w:p w:rsidR="00000000" w:rsidDel="00000000" w:rsidP="00000000" w:rsidRDefault="00000000" w:rsidRPr="00000000" w14:paraId="00000258">
            <w:pPr>
              <w:ind w:firstLine="0"/>
              <w:rPr/>
            </w:pPr>
            <w:r w:rsidDel="00000000" w:rsidR="00000000" w:rsidRPr="00000000">
              <w:rPr>
                <w:rtl w:val="0"/>
              </w:rPr>
              <w:t xml:space="preserve">&lt; .001</w:t>
            </w:r>
          </w:p>
        </w:tc>
      </w:tr>
      <w:tr>
        <w:trPr>
          <w:cantSplit w:val="0"/>
          <w:trHeight w:val="385" w:hRule="atLeast"/>
          <w:tblHeader w:val="0"/>
        </w:trPr>
        <w:tc>
          <w:tcPr/>
          <w:p w:rsidR="00000000" w:rsidDel="00000000" w:rsidP="00000000" w:rsidRDefault="00000000" w:rsidRPr="00000000" w14:paraId="00000259">
            <w:pPr>
              <w:ind w:firstLine="0"/>
              <w:rPr/>
            </w:pPr>
            <w:r w:rsidDel="00000000" w:rsidR="00000000" w:rsidRPr="00000000">
              <w:rPr>
                <w:rtl w:val="0"/>
              </w:rPr>
              <w:t xml:space="preserve">Preprints</w:t>
            </w:r>
          </w:p>
        </w:tc>
        <w:tc>
          <w:tcPr/>
          <w:p w:rsidR="00000000" w:rsidDel="00000000" w:rsidP="00000000" w:rsidRDefault="00000000" w:rsidRPr="00000000" w14:paraId="0000025A">
            <w:pPr>
              <w:ind w:firstLine="0"/>
              <w:rPr/>
            </w:pPr>
            <w:r w:rsidDel="00000000" w:rsidR="00000000" w:rsidRPr="00000000">
              <w:rPr>
                <w:rtl w:val="0"/>
              </w:rPr>
              <w:t xml:space="preserve">537 (60%)</w:t>
            </w:r>
          </w:p>
        </w:tc>
        <w:tc>
          <w:tcPr/>
          <w:p w:rsidR="00000000" w:rsidDel="00000000" w:rsidP="00000000" w:rsidRDefault="00000000" w:rsidRPr="00000000" w14:paraId="0000025B">
            <w:pPr>
              <w:ind w:firstLine="0"/>
              <w:rPr/>
            </w:pPr>
            <w:r w:rsidDel="00000000" w:rsidR="00000000" w:rsidRPr="00000000">
              <w:rPr>
                <w:rtl w:val="0"/>
              </w:rPr>
              <w:t xml:space="preserve">352 (40%)</w:t>
            </w:r>
          </w:p>
        </w:tc>
        <w:tc>
          <w:tcPr/>
          <w:p w:rsidR="00000000" w:rsidDel="00000000" w:rsidP="00000000" w:rsidRDefault="00000000" w:rsidRPr="00000000" w14:paraId="0000025C">
            <w:pPr>
              <w:ind w:firstLine="0"/>
              <w:rPr/>
            </w:pPr>
            <w:r w:rsidDel="00000000" w:rsidR="00000000" w:rsidRPr="00000000">
              <w:rPr>
                <w:rtl w:val="0"/>
              </w:rPr>
              <w:t xml:space="preserve">236</w:t>
            </w:r>
          </w:p>
          <w:p w:rsidR="00000000" w:rsidDel="00000000" w:rsidP="00000000" w:rsidRDefault="00000000" w:rsidRPr="00000000" w14:paraId="0000025D">
            <w:pPr>
              <w:ind w:firstLine="0"/>
              <w:rPr/>
            </w:pPr>
            <w:r w:rsidDel="00000000" w:rsidR="00000000" w:rsidRPr="00000000">
              <w:rPr>
                <w:rtl w:val="0"/>
              </w:rPr>
              <w:t xml:space="preserve">(41%)</w:t>
            </w:r>
          </w:p>
        </w:tc>
        <w:tc>
          <w:tcPr/>
          <w:p w:rsidR="00000000" w:rsidDel="00000000" w:rsidP="00000000" w:rsidRDefault="00000000" w:rsidRPr="00000000" w14:paraId="0000025E">
            <w:pPr>
              <w:ind w:firstLine="0"/>
              <w:rPr/>
            </w:pPr>
            <w:r w:rsidDel="00000000" w:rsidR="00000000" w:rsidRPr="00000000">
              <w:rPr>
                <w:rtl w:val="0"/>
              </w:rPr>
              <w:t xml:space="preserve">335 (59%)</w:t>
            </w:r>
          </w:p>
        </w:tc>
        <w:tc>
          <w:tcPr/>
          <w:p w:rsidR="00000000" w:rsidDel="00000000" w:rsidP="00000000" w:rsidRDefault="00000000" w:rsidRPr="00000000" w14:paraId="0000025F">
            <w:pPr>
              <w:ind w:firstLine="0"/>
              <w:rPr/>
            </w:pPr>
            <w:r w:rsidDel="00000000" w:rsidR="00000000" w:rsidRPr="00000000">
              <w:rPr>
                <w:rtl w:val="0"/>
              </w:rPr>
              <w:t xml:space="preserve">50.01</w:t>
            </w:r>
          </w:p>
        </w:tc>
        <w:tc>
          <w:tcPr/>
          <w:p w:rsidR="00000000" w:rsidDel="00000000" w:rsidP="00000000" w:rsidRDefault="00000000" w:rsidRPr="00000000" w14:paraId="00000260">
            <w:pPr>
              <w:ind w:firstLine="0"/>
              <w:rPr/>
            </w:pPr>
            <w:r w:rsidDel="00000000" w:rsidR="00000000" w:rsidRPr="00000000">
              <w:rPr>
                <w:rtl w:val="0"/>
              </w:rPr>
              <w:t xml:space="preserve">&lt; .001</w:t>
            </w:r>
          </w:p>
        </w:tc>
      </w:tr>
      <w:tr>
        <w:trPr>
          <w:cantSplit w:val="0"/>
          <w:trHeight w:val="400" w:hRule="atLeast"/>
          <w:tblHeader w:val="0"/>
        </w:trPr>
        <w:tc>
          <w:tcPr/>
          <w:p w:rsidR="00000000" w:rsidDel="00000000" w:rsidP="00000000" w:rsidRDefault="00000000" w:rsidRPr="00000000" w14:paraId="00000261">
            <w:pPr>
              <w:ind w:firstLine="0"/>
              <w:rPr/>
            </w:pPr>
            <w:r w:rsidDel="00000000" w:rsidR="00000000" w:rsidRPr="00000000">
              <w:rPr>
                <w:rtl w:val="0"/>
              </w:rPr>
              <w:t xml:space="preserve">Open educational materials</w:t>
            </w:r>
          </w:p>
        </w:tc>
        <w:tc>
          <w:tcPr/>
          <w:p w:rsidR="00000000" w:rsidDel="00000000" w:rsidP="00000000" w:rsidRDefault="00000000" w:rsidRPr="00000000" w14:paraId="00000262">
            <w:pPr>
              <w:ind w:firstLine="0"/>
              <w:rPr/>
            </w:pPr>
            <w:r w:rsidDel="00000000" w:rsidR="00000000" w:rsidRPr="00000000">
              <w:rPr>
                <w:rtl w:val="0"/>
              </w:rPr>
              <w:t xml:space="preserve">417</w:t>
            </w:r>
          </w:p>
          <w:p w:rsidR="00000000" w:rsidDel="00000000" w:rsidP="00000000" w:rsidRDefault="00000000" w:rsidRPr="00000000" w14:paraId="00000263">
            <w:pPr>
              <w:ind w:firstLine="0"/>
              <w:rPr/>
            </w:pPr>
            <w:r w:rsidDel="00000000" w:rsidR="00000000" w:rsidRPr="00000000">
              <w:rPr>
                <w:rtl w:val="0"/>
              </w:rPr>
              <w:t xml:space="preserve">(47%)</w:t>
            </w:r>
          </w:p>
        </w:tc>
        <w:tc>
          <w:tcPr/>
          <w:p w:rsidR="00000000" w:rsidDel="00000000" w:rsidP="00000000" w:rsidRDefault="00000000" w:rsidRPr="00000000" w14:paraId="00000264">
            <w:pPr>
              <w:ind w:firstLine="0"/>
              <w:rPr/>
            </w:pPr>
            <w:r w:rsidDel="00000000" w:rsidR="00000000" w:rsidRPr="00000000">
              <w:rPr>
                <w:rtl w:val="0"/>
              </w:rPr>
              <w:t xml:space="preserve">472 (53%)</w:t>
            </w:r>
          </w:p>
        </w:tc>
        <w:tc>
          <w:tcPr/>
          <w:p w:rsidR="00000000" w:rsidDel="00000000" w:rsidP="00000000" w:rsidRDefault="00000000" w:rsidRPr="00000000" w14:paraId="00000265">
            <w:pPr>
              <w:ind w:firstLine="0"/>
              <w:rPr/>
            </w:pPr>
            <w:r w:rsidDel="00000000" w:rsidR="00000000" w:rsidRPr="00000000">
              <w:rPr>
                <w:rtl w:val="0"/>
              </w:rPr>
              <w:t xml:space="preserve">128 (22%)</w:t>
            </w:r>
          </w:p>
        </w:tc>
        <w:tc>
          <w:tcPr/>
          <w:p w:rsidR="00000000" w:rsidDel="00000000" w:rsidP="00000000" w:rsidRDefault="00000000" w:rsidRPr="00000000" w14:paraId="00000266">
            <w:pPr>
              <w:ind w:firstLine="0"/>
              <w:rPr/>
            </w:pPr>
            <w:r w:rsidDel="00000000" w:rsidR="00000000" w:rsidRPr="00000000">
              <w:rPr>
                <w:rtl w:val="0"/>
              </w:rPr>
              <w:t xml:space="preserve">443 (78%)</w:t>
            </w:r>
          </w:p>
        </w:tc>
        <w:tc>
          <w:tcPr/>
          <w:p w:rsidR="00000000" w:rsidDel="00000000" w:rsidP="00000000" w:rsidRDefault="00000000" w:rsidRPr="00000000" w14:paraId="00000267">
            <w:pPr>
              <w:ind w:firstLine="0"/>
              <w:rPr/>
            </w:pPr>
            <w:r w:rsidDel="00000000" w:rsidR="00000000" w:rsidRPr="00000000">
              <w:rPr>
                <w:rtl w:val="0"/>
              </w:rPr>
              <w:t xml:space="preserve">88.09</w:t>
            </w:r>
          </w:p>
        </w:tc>
        <w:tc>
          <w:tcPr/>
          <w:p w:rsidR="00000000" w:rsidDel="00000000" w:rsidP="00000000" w:rsidRDefault="00000000" w:rsidRPr="00000000" w14:paraId="00000268">
            <w:pPr>
              <w:ind w:firstLine="0"/>
              <w:rPr/>
            </w:pPr>
            <w:r w:rsidDel="00000000" w:rsidR="00000000" w:rsidRPr="00000000">
              <w:rPr>
                <w:rtl w:val="0"/>
              </w:rPr>
              <w:t xml:space="preserve">&lt; .001</w:t>
            </w:r>
          </w:p>
        </w:tc>
      </w:tr>
      <w:tr>
        <w:trPr>
          <w:cantSplit w:val="0"/>
          <w:trHeight w:val="385" w:hRule="atLeast"/>
          <w:tblHeader w:val="0"/>
        </w:trPr>
        <w:tc>
          <w:tcPr/>
          <w:p w:rsidR="00000000" w:rsidDel="00000000" w:rsidP="00000000" w:rsidRDefault="00000000" w:rsidRPr="00000000" w14:paraId="00000269">
            <w:pPr>
              <w:ind w:firstLine="0"/>
              <w:rPr/>
            </w:pPr>
            <w:r w:rsidDel="00000000" w:rsidR="00000000" w:rsidRPr="00000000">
              <w:rPr>
                <w:rtl w:val="0"/>
              </w:rPr>
              <w:t xml:space="preserve">Statistical power</w:t>
            </w:r>
          </w:p>
        </w:tc>
        <w:tc>
          <w:tcPr/>
          <w:p w:rsidR="00000000" w:rsidDel="00000000" w:rsidP="00000000" w:rsidRDefault="00000000" w:rsidRPr="00000000" w14:paraId="0000026A">
            <w:pPr>
              <w:ind w:firstLine="0"/>
              <w:rPr/>
            </w:pPr>
            <w:r w:rsidDel="00000000" w:rsidR="00000000" w:rsidRPr="00000000">
              <w:rPr>
                <w:rtl w:val="0"/>
              </w:rPr>
              <w:t xml:space="preserve">465 (52%)</w:t>
            </w:r>
          </w:p>
        </w:tc>
        <w:tc>
          <w:tcPr/>
          <w:p w:rsidR="00000000" w:rsidDel="00000000" w:rsidP="00000000" w:rsidRDefault="00000000" w:rsidRPr="00000000" w14:paraId="0000026B">
            <w:pPr>
              <w:ind w:firstLine="0"/>
              <w:rPr/>
            </w:pPr>
            <w:r w:rsidDel="00000000" w:rsidR="00000000" w:rsidRPr="00000000">
              <w:rPr>
                <w:rtl w:val="0"/>
              </w:rPr>
              <w:t xml:space="preserve">424 (48%)</w:t>
            </w:r>
          </w:p>
        </w:tc>
        <w:tc>
          <w:tcPr/>
          <w:p w:rsidR="00000000" w:rsidDel="00000000" w:rsidP="00000000" w:rsidRDefault="00000000" w:rsidRPr="00000000" w14:paraId="0000026C">
            <w:pPr>
              <w:ind w:firstLine="0"/>
              <w:rPr/>
            </w:pPr>
            <w:r w:rsidDel="00000000" w:rsidR="00000000" w:rsidRPr="00000000">
              <w:rPr>
                <w:rtl w:val="0"/>
              </w:rPr>
              <w:t xml:space="preserve">172 (30%)</w:t>
            </w:r>
          </w:p>
        </w:tc>
        <w:tc>
          <w:tcPr/>
          <w:p w:rsidR="00000000" w:rsidDel="00000000" w:rsidP="00000000" w:rsidRDefault="00000000" w:rsidRPr="00000000" w14:paraId="0000026D">
            <w:pPr>
              <w:ind w:firstLine="0"/>
              <w:rPr/>
            </w:pPr>
            <w:r w:rsidDel="00000000" w:rsidR="00000000" w:rsidRPr="00000000">
              <w:rPr>
                <w:rtl w:val="0"/>
              </w:rPr>
              <w:t xml:space="preserve">399</w:t>
            </w:r>
          </w:p>
          <w:p w:rsidR="00000000" w:rsidDel="00000000" w:rsidP="00000000" w:rsidRDefault="00000000" w:rsidRPr="00000000" w14:paraId="0000026E">
            <w:pPr>
              <w:ind w:firstLine="0"/>
              <w:rPr/>
            </w:pPr>
            <w:r w:rsidDel="00000000" w:rsidR="00000000" w:rsidRPr="00000000">
              <w:rPr>
                <w:rtl w:val="0"/>
              </w:rPr>
              <w:t xml:space="preserve">(70%)</w:t>
            </w:r>
          </w:p>
        </w:tc>
        <w:tc>
          <w:tcPr/>
          <w:p w:rsidR="00000000" w:rsidDel="00000000" w:rsidP="00000000" w:rsidRDefault="00000000" w:rsidRPr="00000000" w14:paraId="0000026F">
            <w:pPr>
              <w:ind w:firstLine="0"/>
              <w:rPr/>
            </w:pPr>
            <w:r w:rsidDel="00000000" w:rsidR="00000000" w:rsidRPr="00000000">
              <w:rPr>
                <w:rtl w:val="0"/>
              </w:rPr>
              <w:t xml:space="preserve">68.67</w:t>
            </w:r>
          </w:p>
        </w:tc>
        <w:tc>
          <w:tcPr/>
          <w:p w:rsidR="00000000" w:rsidDel="00000000" w:rsidP="00000000" w:rsidRDefault="00000000" w:rsidRPr="00000000" w14:paraId="00000270">
            <w:pPr>
              <w:ind w:firstLine="0"/>
              <w:rPr/>
            </w:pPr>
            <w:r w:rsidDel="00000000" w:rsidR="00000000" w:rsidRPr="00000000">
              <w:rPr>
                <w:rtl w:val="0"/>
              </w:rPr>
              <w:t xml:space="preserve">&lt; .001</w:t>
            </w:r>
          </w:p>
        </w:tc>
      </w:tr>
      <w:tr>
        <w:trPr>
          <w:cantSplit w:val="0"/>
          <w:trHeight w:val="385" w:hRule="atLeast"/>
          <w:tblHeader w:val="0"/>
        </w:trPr>
        <w:tc>
          <w:tcPr>
            <w:tcBorders>
              <w:bottom w:color="000000" w:space="0" w:sz="4" w:val="single"/>
            </w:tcBorders>
          </w:tcPr>
          <w:p w:rsidR="00000000" w:rsidDel="00000000" w:rsidP="00000000" w:rsidRDefault="00000000" w:rsidRPr="00000000" w14:paraId="00000271">
            <w:pPr>
              <w:ind w:firstLine="0"/>
              <w:rPr/>
            </w:pPr>
            <w:r w:rsidDel="00000000" w:rsidR="00000000" w:rsidRPr="00000000">
              <w:rPr>
                <w:rtl w:val="0"/>
              </w:rPr>
              <w:t xml:space="preserve">Replication</w:t>
            </w:r>
          </w:p>
        </w:tc>
        <w:tc>
          <w:tcPr>
            <w:tcBorders>
              <w:bottom w:color="000000" w:space="0" w:sz="4" w:val="single"/>
            </w:tcBorders>
          </w:tcPr>
          <w:p w:rsidR="00000000" w:rsidDel="00000000" w:rsidP="00000000" w:rsidRDefault="00000000" w:rsidRPr="00000000" w14:paraId="00000272">
            <w:pPr>
              <w:ind w:firstLine="0"/>
              <w:rPr/>
            </w:pPr>
            <w:r w:rsidDel="00000000" w:rsidR="00000000" w:rsidRPr="00000000">
              <w:rPr>
                <w:rtl w:val="0"/>
              </w:rPr>
              <w:t xml:space="preserve">216</w:t>
            </w:r>
          </w:p>
          <w:p w:rsidR="00000000" w:rsidDel="00000000" w:rsidP="00000000" w:rsidRDefault="00000000" w:rsidRPr="00000000" w14:paraId="00000273">
            <w:pPr>
              <w:ind w:firstLine="0"/>
              <w:rPr/>
            </w:pPr>
            <w:r w:rsidDel="00000000" w:rsidR="00000000" w:rsidRPr="00000000">
              <w:rPr>
                <w:rtl w:val="0"/>
              </w:rPr>
              <w:t xml:space="preserve">(24%)</w:t>
            </w:r>
          </w:p>
        </w:tc>
        <w:tc>
          <w:tcPr>
            <w:tcBorders>
              <w:bottom w:color="000000" w:space="0" w:sz="4" w:val="single"/>
            </w:tcBorders>
          </w:tcPr>
          <w:p w:rsidR="00000000" w:rsidDel="00000000" w:rsidP="00000000" w:rsidRDefault="00000000" w:rsidRPr="00000000" w14:paraId="00000274">
            <w:pPr>
              <w:ind w:firstLine="0"/>
              <w:rPr/>
            </w:pPr>
            <w:r w:rsidDel="00000000" w:rsidR="00000000" w:rsidRPr="00000000">
              <w:rPr>
                <w:rtl w:val="0"/>
              </w:rPr>
              <w:t xml:space="preserve">673</w:t>
            </w:r>
          </w:p>
          <w:p w:rsidR="00000000" w:rsidDel="00000000" w:rsidP="00000000" w:rsidRDefault="00000000" w:rsidRPr="00000000" w14:paraId="00000275">
            <w:pPr>
              <w:ind w:firstLine="0"/>
              <w:rPr/>
            </w:pPr>
            <w:r w:rsidDel="00000000" w:rsidR="00000000" w:rsidRPr="00000000">
              <w:rPr>
                <w:rtl w:val="0"/>
              </w:rPr>
              <w:t xml:space="preserve">(76%)</w:t>
            </w:r>
          </w:p>
        </w:tc>
        <w:tc>
          <w:tcPr>
            <w:tcBorders>
              <w:bottom w:color="000000" w:space="0" w:sz="4" w:val="single"/>
            </w:tcBorders>
          </w:tcPr>
          <w:p w:rsidR="00000000" w:rsidDel="00000000" w:rsidP="00000000" w:rsidRDefault="00000000" w:rsidRPr="00000000" w14:paraId="00000276">
            <w:pPr>
              <w:ind w:firstLine="0"/>
              <w:rPr/>
            </w:pPr>
            <w:r w:rsidDel="00000000" w:rsidR="00000000" w:rsidRPr="00000000">
              <w:rPr>
                <w:rtl w:val="0"/>
              </w:rPr>
              <w:t xml:space="preserve">41 </w:t>
            </w:r>
          </w:p>
          <w:p w:rsidR="00000000" w:rsidDel="00000000" w:rsidP="00000000" w:rsidRDefault="00000000" w:rsidRPr="00000000" w14:paraId="00000277">
            <w:pPr>
              <w:ind w:firstLine="0"/>
              <w:rPr/>
            </w:pPr>
            <w:r w:rsidDel="00000000" w:rsidR="00000000" w:rsidRPr="00000000">
              <w:rPr>
                <w:rtl w:val="0"/>
              </w:rPr>
              <w:t xml:space="preserve">(7%)</w:t>
            </w:r>
          </w:p>
        </w:tc>
        <w:tc>
          <w:tcPr>
            <w:tcBorders>
              <w:bottom w:color="000000" w:space="0" w:sz="4" w:val="single"/>
            </w:tcBorders>
          </w:tcPr>
          <w:p w:rsidR="00000000" w:rsidDel="00000000" w:rsidP="00000000" w:rsidRDefault="00000000" w:rsidRPr="00000000" w14:paraId="00000278">
            <w:pPr>
              <w:ind w:firstLine="0"/>
              <w:rPr/>
            </w:pPr>
            <w:r w:rsidDel="00000000" w:rsidR="00000000" w:rsidRPr="00000000">
              <w:rPr>
                <w:rtl w:val="0"/>
              </w:rPr>
              <w:t xml:space="preserve">530</w:t>
            </w:r>
          </w:p>
          <w:p w:rsidR="00000000" w:rsidDel="00000000" w:rsidP="00000000" w:rsidRDefault="00000000" w:rsidRPr="00000000" w14:paraId="00000279">
            <w:pPr>
              <w:ind w:firstLine="0"/>
              <w:rPr/>
            </w:pPr>
            <w:r w:rsidDel="00000000" w:rsidR="00000000" w:rsidRPr="00000000">
              <w:rPr>
                <w:rtl w:val="0"/>
              </w:rPr>
              <w:t xml:space="preserve">(93%)</w:t>
            </w:r>
          </w:p>
        </w:tc>
        <w:tc>
          <w:tcPr>
            <w:tcBorders>
              <w:bottom w:color="000000" w:space="0" w:sz="4" w:val="single"/>
            </w:tcBorders>
          </w:tcPr>
          <w:p w:rsidR="00000000" w:rsidDel="00000000" w:rsidP="00000000" w:rsidRDefault="00000000" w:rsidRPr="00000000" w14:paraId="0000027A">
            <w:pPr>
              <w:ind w:firstLine="0"/>
              <w:rPr/>
            </w:pPr>
            <w:r w:rsidDel="00000000" w:rsidR="00000000" w:rsidRPr="00000000">
              <w:rPr>
                <w:rtl w:val="0"/>
              </w:rPr>
              <w:t xml:space="preserve">69.06</w:t>
            </w:r>
          </w:p>
        </w:tc>
        <w:tc>
          <w:tcPr>
            <w:tcBorders>
              <w:bottom w:color="000000" w:space="0" w:sz="4" w:val="single"/>
            </w:tcBorders>
          </w:tcPr>
          <w:p w:rsidR="00000000" w:rsidDel="00000000" w:rsidP="00000000" w:rsidRDefault="00000000" w:rsidRPr="00000000" w14:paraId="0000027B">
            <w:pPr>
              <w:ind w:firstLine="0"/>
              <w:rPr/>
            </w:pPr>
            <w:r w:rsidDel="00000000" w:rsidR="00000000" w:rsidRPr="00000000">
              <w:rPr>
                <w:rtl w:val="0"/>
              </w:rPr>
              <w:t xml:space="preserve">&lt; .001</w:t>
            </w:r>
          </w:p>
        </w:tc>
      </w:tr>
    </w:tbl>
    <w:p w:rsidR="00000000" w:rsidDel="00000000" w:rsidP="00000000" w:rsidRDefault="00000000" w:rsidRPr="00000000" w14:paraId="0000027C">
      <w:pPr>
        <w:ind w:firstLine="0"/>
        <w:rPr/>
      </w:pPr>
      <w:r w:rsidDel="00000000" w:rsidR="00000000" w:rsidRPr="00000000">
        <w:rPr>
          <w:rtl w:val="0"/>
        </w:rPr>
      </w:r>
    </w:p>
    <w:p w:rsidR="00000000" w:rsidDel="00000000" w:rsidP="00000000" w:rsidRDefault="00000000" w:rsidRPr="00000000" w14:paraId="0000027D">
      <w:pPr>
        <w:pStyle w:val="Heading3"/>
        <w:rPr/>
      </w:pPr>
      <w:r w:rsidDel="00000000" w:rsidR="00000000" w:rsidRPr="00000000">
        <w:rPr>
          <w:rtl w:val="0"/>
        </w:rPr>
        <w:t xml:space="preserve">Differences in understanding terms (replication/reproducibility/open research/open science) across waves</w:t>
      </w:r>
    </w:p>
    <w:p w:rsidR="00000000" w:rsidDel="00000000" w:rsidP="00000000" w:rsidRDefault="00000000" w:rsidRPr="00000000" w14:paraId="0000027E">
      <w:pPr>
        <w:spacing w:line="480" w:lineRule="auto"/>
        <w:rPr/>
      </w:pPr>
      <w:r w:rsidDel="00000000" w:rsidR="00000000" w:rsidRPr="00000000">
        <w:rPr>
          <w:rtl w:val="0"/>
        </w:rPr>
        <w:t xml:space="preserve">As outlined in our pre-registration, for categorical DVs, chi-squared analyses were completed with categorical responses (Yes, No) and wave (1 and 2) as the independent variables (see Table 6 for descriptive statistics at each wave). We investigated differences in understanding of the term replication/reproducibility crisis across the 2020 and 2022 cohorts. There were significant differences across waves showing that greater proportions of students at wave 1 had learnt about the replication/reproducibility crisis, </w:t>
      </w:r>
      <w:r w:rsidDel="00000000" w:rsidR="00000000" w:rsidRPr="00000000">
        <w:rPr>
          <w:i w:val="1"/>
          <w:rtl w:val="0"/>
        </w:rPr>
        <w:t xml:space="preserve">X</w:t>
      </w:r>
      <w:r w:rsidDel="00000000" w:rsidR="00000000" w:rsidRPr="00000000">
        <w:rPr>
          <w:i w:val="1"/>
          <w:vertAlign w:val="superscript"/>
          <w:rtl w:val="0"/>
        </w:rPr>
        <w:t xml:space="preserve">2</w:t>
      </w:r>
      <w:r w:rsidDel="00000000" w:rsidR="00000000" w:rsidRPr="00000000">
        <w:rPr>
          <w:i w:val="1"/>
          <w:rtl w:val="0"/>
        </w:rPr>
        <w:t xml:space="preserve"> </w:t>
      </w:r>
      <w:r w:rsidDel="00000000" w:rsidR="00000000" w:rsidRPr="00000000">
        <w:rPr>
          <w:rtl w:val="0"/>
        </w:rPr>
        <w:t xml:space="preserve">(1, N=1076) = 58,47, </w:t>
      </w:r>
      <w:r w:rsidDel="00000000" w:rsidR="00000000" w:rsidRPr="00000000">
        <w:rPr>
          <w:i w:val="1"/>
          <w:rtl w:val="0"/>
        </w:rPr>
        <w:t xml:space="preserve">p</w:t>
      </w:r>
      <w:r w:rsidDel="00000000" w:rsidR="00000000" w:rsidRPr="00000000">
        <w:rPr>
          <w:rtl w:val="0"/>
        </w:rPr>
        <w:t xml:space="preserve"> &lt; .001, but there were no significant differences in undergraduates’ awareness of the replication/reproducibility crisis, </w:t>
      </w:r>
      <w:r w:rsidDel="00000000" w:rsidR="00000000" w:rsidRPr="00000000">
        <w:rPr>
          <w:i w:val="1"/>
          <w:rtl w:val="0"/>
        </w:rPr>
        <w:t xml:space="preserve">X</w:t>
      </w:r>
      <w:r w:rsidDel="00000000" w:rsidR="00000000" w:rsidRPr="00000000">
        <w:rPr>
          <w:i w:val="1"/>
          <w:vertAlign w:val="superscript"/>
          <w:rtl w:val="0"/>
        </w:rPr>
        <w:t xml:space="preserve">2 </w:t>
      </w:r>
      <w:r w:rsidDel="00000000" w:rsidR="00000000" w:rsidRPr="00000000">
        <w:rPr>
          <w:rtl w:val="0"/>
        </w:rPr>
        <w:t xml:space="preserve">(1, N=948) = 0.31, </w:t>
      </w:r>
      <w:r w:rsidDel="00000000" w:rsidR="00000000" w:rsidRPr="00000000">
        <w:rPr>
          <w:i w:val="1"/>
          <w:rtl w:val="0"/>
        </w:rPr>
        <w:t xml:space="preserve">p</w:t>
      </w:r>
      <w:r w:rsidDel="00000000" w:rsidR="00000000" w:rsidRPr="00000000">
        <w:rPr>
          <w:rtl w:val="0"/>
        </w:rPr>
        <w:t xml:space="preserve"> = .576, or whether they could accurately explain what the replication crisis was</w:t>
      </w:r>
      <w:r w:rsidDel="00000000" w:rsidR="00000000" w:rsidRPr="00000000">
        <w:rPr>
          <w:i w:val="1"/>
          <w:rtl w:val="0"/>
        </w:rPr>
        <w:t xml:space="preserve"> X</w:t>
      </w:r>
      <w:r w:rsidDel="00000000" w:rsidR="00000000" w:rsidRPr="00000000">
        <w:rPr>
          <w:i w:val="1"/>
          <w:vertAlign w:val="superscript"/>
          <w:rtl w:val="0"/>
        </w:rPr>
        <w:t xml:space="preserve">2 </w:t>
      </w:r>
      <w:r w:rsidDel="00000000" w:rsidR="00000000" w:rsidRPr="00000000">
        <w:rPr>
          <w:rtl w:val="0"/>
        </w:rPr>
        <w:t xml:space="preserve">(1, N=786) = 0.51, </w:t>
      </w:r>
      <w:r w:rsidDel="00000000" w:rsidR="00000000" w:rsidRPr="00000000">
        <w:rPr>
          <w:i w:val="1"/>
          <w:rtl w:val="0"/>
        </w:rPr>
        <w:t xml:space="preserve">p</w:t>
      </w:r>
      <w:r w:rsidDel="00000000" w:rsidR="00000000" w:rsidRPr="00000000">
        <w:rPr>
          <w:rtl w:val="0"/>
        </w:rPr>
        <w:t xml:space="preserve"> = .475.</w:t>
      </w:r>
    </w:p>
    <w:p w:rsidR="00000000" w:rsidDel="00000000" w:rsidP="00000000" w:rsidRDefault="00000000" w:rsidRPr="00000000" w14:paraId="0000027F">
      <w:pPr>
        <w:spacing w:line="480" w:lineRule="auto"/>
        <w:rPr/>
      </w:pPr>
      <w:r w:rsidDel="00000000" w:rsidR="00000000" w:rsidRPr="00000000">
        <w:rPr>
          <w:rtl w:val="0"/>
        </w:rPr>
        <w:t xml:space="preserve">We similarly explored differences in understanding of the term term Open Research/Science across the 2020 and 2022. There were significant differences across waves showing that greater proportions of students at wave 2 had learnt about open research/open science, </w:t>
      </w:r>
      <w:r w:rsidDel="00000000" w:rsidR="00000000" w:rsidRPr="00000000">
        <w:rPr>
          <w:i w:val="1"/>
          <w:rtl w:val="0"/>
        </w:rPr>
        <w:t xml:space="preserve">X</w:t>
      </w:r>
      <w:r w:rsidDel="00000000" w:rsidR="00000000" w:rsidRPr="00000000">
        <w:rPr>
          <w:i w:val="1"/>
          <w:vertAlign w:val="superscript"/>
          <w:rtl w:val="0"/>
        </w:rPr>
        <w:t xml:space="preserve">2 </w:t>
      </w:r>
      <w:r w:rsidDel="00000000" w:rsidR="00000000" w:rsidRPr="00000000">
        <w:rPr>
          <w:rtl w:val="0"/>
        </w:rPr>
        <w:t xml:space="preserve">(1, N=1403) = 71.02, </w:t>
      </w:r>
      <w:r w:rsidDel="00000000" w:rsidR="00000000" w:rsidRPr="00000000">
        <w:rPr>
          <w:i w:val="1"/>
          <w:rtl w:val="0"/>
        </w:rPr>
        <w:t xml:space="preserve">p</w:t>
      </w:r>
      <w:r w:rsidDel="00000000" w:rsidR="00000000" w:rsidRPr="00000000">
        <w:rPr>
          <w:rtl w:val="0"/>
        </w:rPr>
        <w:t xml:space="preserve"> &lt; .001, and could explain open science/research to another student, X</w:t>
      </w:r>
      <w:r w:rsidDel="00000000" w:rsidR="00000000" w:rsidRPr="00000000">
        <w:rPr>
          <w:vertAlign w:val="superscript"/>
          <w:rtl w:val="0"/>
        </w:rPr>
        <w:t xml:space="preserve">2 </w:t>
      </w:r>
      <w:r w:rsidDel="00000000" w:rsidR="00000000" w:rsidRPr="00000000">
        <w:rPr>
          <w:rtl w:val="0"/>
        </w:rPr>
        <w:t xml:space="preserve">(1, N=1403) = 27.52, </w:t>
      </w:r>
      <w:r w:rsidDel="00000000" w:rsidR="00000000" w:rsidRPr="00000000">
        <w:rPr>
          <w:i w:val="1"/>
          <w:rtl w:val="0"/>
        </w:rPr>
        <w:t xml:space="preserve">p</w:t>
      </w:r>
      <w:r w:rsidDel="00000000" w:rsidR="00000000" w:rsidRPr="00000000">
        <w:rPr>
          <w:rtl w:val="0"/>
        </w:rPr>
        <w:t xml:space="preserve"> &lt; .001. In contrast, significantly higher proportions of students at wave 1 believed open science/reproducibility was applicable to them, </w:t>
      </w:r>
      <w:r w:rsidDel="00000000" w:rsidR="00000000" w:rsidRPr="00000000">
        <w:rPr>
          <w:i w:val="1"/>
          <w:rtl w:val="0"/>
        </w:rPr>
        <w:t xml:space="preserve">X</w:t>
      </w:r>
      <w:r w:rsidDel="00000000" w:rsidR="00000000" w:rsidRPr="00000000">
        <w:rPr>
          <w:i w:val="1"/>
          <w:vertAlign w:val="superscript"/>
          <w:rtl w:val="0"/>
        </w:rPr>
        <w:t xml:space="preserve">2 </w:t>
      </w:r>
      <w:r w:rsidDel="00000000" w:rsidR="00000000" w:rsidRPr="00000000">
        <w:rPr>
          <w:rtl w:val="0"/>
        </w:rPr>
        <w:t xml:space="preserve">(1, N=1403) = 71.02, </w:t>
      </w:r>
      <w:r w:rsidDel="00000000" w:rsidR="00000000" w:rsidRPr="00000000">
        <w:rPr>
          <w:i w:val="1"/>
          <w:rtl w:val="0"/>
        </w:rPr>
        <w:t xml:space="preserve">p</w:t>
      </w:r>
      <w:r w:rsidDel="00000000" w:rsidR="00000000" w:rsidRPr="00000000">
        <w:rPr>
          <w:rtl w:val="0"/>
        </w:rPr>
        <w:t xml:space="preserve"> &lt; .001. </w:t>
      </w:r>
    </w:p>
    <w:p w:rsidR="00000000" w:rsidDel="00000000" w:rsidP="00000000" w:rsidRDefault="00000000" w:rsidRPr="00000000" w14:paraId="00000280">
      <w:pPr>
        <w:pStyle w:val="Heading2"/>
        <w:spacing w:line="480" w:lineRule="auto"/>
        <w:rPr/>
      </w:pPr>
      <w:r w:rsidDel="00000000" w:rsidR="00000000" w:rsidRPr="00000000">
        <w:rPr>
          <w:rtl w:val="0"/>
        </w:rPr>
        <w:t xml:space="preserve">Discussion</w:t>
      </w:r>
    </w:p>
    <w:p w:rsidR="00000000" w:rsidDel="00000000" w:rsidP="00000000" w:rsidRDefault="00000000" w:rsidRPr="00000000" w14:paraId="00000281">
      <w:pPr>
        <w:spacing w:line="480" w:lineRule="auto"/>
        <w:ind w:firstLine="0"/>
        <w:rPr/>
      </w:pPr>
      <w:r w:rsidDel="00000000" w:rsidR="00000000" w:rsidRPr="00000000">
        <w:rPr>
          <w:rtl w:val="0"/>
        </w:rPr>
        <w:t xml:space="preserve">The purpose of Study 2 was to determine whether the global growing momentum in the recognition of the importance of open research had impacted UK Psychology undergraduate students. Our hypothesis that there would be higher scores on all open research measures at wave 2, was not fully supported. Only awareness and contextual perceptions of open research were higher at wave 2 compared to wave 1. For awareness the effect of wave was large, and differences across waves were consistent across open research practices. However, the effect size for contextual perceptions was very small and may be driven by the large sample size. There were no other significant differences for the other continuous measures (situational perceptions or experience). </w:t>
      </w:r>
    </w:p>
    <w:p w:rsidR="00000000" w:rsidDel="00000000" w:rsidP="00000000" w:rsidRDefault="00000000" w:rsidRPr="00000000" w14:paraId="00000282">
      <w:pPr>
        <w:spacing w:line="480" w:lineRule="auto"/>
        <w:rPr/>
      </w:pPr>
      <w:r w:rsidDel="00000000" w:rsidR="00000000" w:rsidRPr="00000000">
        <w:rPr>
          <w:rtl w:val="0"/>
        </w:rPr>
        <w:t xml:space="preserve">For the categorical measures, the findings were mixed. For some items there was greater open research understanding at wave 2, e.g., greater proportions of students had learnt about open research and could explain what it was to another student. However, by contrast there were also significant effects favouring wave 1, where greater proportions of students reported learning about the replication crisis and believed that open research/replication was applicable to them. The changes in learning, might reflect some universities moving away from relatively narrow teaching on the reproducibility crisis, to broader teaching on open research in general. It is also worth noting, that despite the decrease, a high percentage of students (80%) still viewed open research as applicable to them. Taken together, these findings suggest that there has not been the expected sea change in how/whether students are taught about open research during their undergraduate course. Broader increases in the adoption of open research culture during the period between wave 1 and wave 2 data collection do not seem to be reflected in student understanding. </w:t>
      </w:r>
    </w:p>
    <w:p w:rsidR="00000000" w:rsidDel="00000000" w:rsidP="00000000" w:rsidRDefault="00000000" w:rsidRPr="00000000" w14:paraId="00000283">
      <w:pPr>
        <w:spacing w:line="480" w:lineRule="auto"/>
        <w:rPr/>
      </w:pPr>
      <w:r w:rsidDel="00000000" w:rsidR="00000000" w:rsidRPr="00000000">
        <w:rPr>
          <w:rtl w:val="0"/>
        </w:rPr>
        <w:t xml:space="preserve">There was an overall effect of year group (that did not differ across waves) for situational perceptions (final year &gt; Year 1) and experience (Year 2 &gt; Year 1). However, the only year group effect that differed by wave was the effect of year group on awareness, i.e., there was no effect at wave one and there was a significance effect of year group at wave 2 (Year 2 &gt; Year 1). These findings may suggest a small increase in the degree to which open research is taught across year groups from wave 1 to wave 2. </w:t>
      </w:r>
    </w:p>
    <w:p w:rsidR="00000000" w:rsidDel="00000000" w:rsidP="00000000" w:rsidRDefault="00000000" w:rsidRPr="00000000" w14:paraId="00000284">
      <w:pPr>
        <w:spacing w:line="259" w:lineRule="auto"/>
        <w:ind w:firstLine="0"/>
        <w:rPr>
          <w:b w:val="1"/>
        </w:rPr>
      </w:pPr>
      <w:r w:rsidDel="00000000" w:rsidR="00000000" w:rsidRPr="00000000">
        <w:br w:type="page"/>
      </w:r>
      <w:r w:rsidDel="00000000" w:rsidR="00000000" w:rsidRPr="00000000">
        <w:rPr>
          <w:rtl w:val="0"/>
        </w:rPr>
      </w:r>
    </w:p>
    <w:p w:rsidR="00000000" w:rsidDel="00000000" w:rsidP="00000000" w:rsidRDefault="00000000" w:rsidRPr="00000000" w14:paraId="00000285">
      <w:pPr>
        <w:spacing w:line="480" w:lineRule="auto"/>
        <w:ind w:firstLine="0"/>
        <w:rPr>
          <w:b w:val="1"/>
          <w:sz w:val="36"/>
          <w:szCs w:val="36"/>
        </w:rPr>
      </w:pPr>
      <w:r w:rsidDel="00000000" w:rsidR="00000000" w:rsidRPr="00000000">
        <w:rPr>
          <w:b w:val="1"/>
          <w:sz w:val="36"/>
          <w:szCs w:val="36"/>
          <w:rtl w:val="0"/>
        </w:rPr>
        <w:t xml:space="preserve">Discussion</w:t>
      </w:r>
    </w:p>
    <w:p w:rsidR="00000000" w:rsidDel="00000000" w:rsidP="00000000" w:rsidRDefault="00000000" w:rsidRPr="00000000" w14:paraId="00000286">
      <w:pPr>
        <w:spacing w:line="480" w:lineRule="auto"/>
        <w:rPr/>
      </w:pPr>
      <w:r w:rsidDel="00000000" w:rsidR="00000000" w:rsidRPr="00000000">
        <w:rPr>
          <w:rtl w:val="0"/>
        </w:rPr>
        <w:t xml:space="preserve">This is one of the first studies to investigate undergraduate level understanding of open research. Encouragingly, across waves, students showed positive perceptions of open research across both situational (mean of 19 on a scale where scores above 16 indicate positive perceptions of open research practices) and contextual (mean +10 on a scale (-32 to+32) where negative scores reflect negative perceptions) contexts. We also found medium levels of awareness and low levels of experience of open research, but that this was coupled with a high percentage of students believing that open research is applicable to them. Despite these positive findings, there is still huge room for improved student exposure to issues pertaining to open research. For example, there were still over 30% of students in their final year not aware of the replication crisis. Many of these junior researchers, assumed to be the more motivated part of their cohort as they voluntarily took part in this study, may continue research work in the future. These students pose a risk of non-intentionally contributing to the replication crisis and are also individually disadvantaged compared to students who have awareness and experience of these concepts.</w:t>
      </w:r>
    </w:p>
    <w:p w:rsidR="00000000" w:rsidDel="00000000" w:rsidP="00000000" w:rsidRDefault="00000000" w:rsidRPr="00000000" w14:paraId="00000287">
      <w:pPr>
        <w:spacing w:line="480" w:lineRule="auto"/>
        <w:rPr/>
      </w:pPr>
      <w:r w:rsidDel="00000000" w:rsidR="00000000" w:rsidRPr="00000000">
        <w:rPr>
          <w:rtl w:val="0"/>
        </w:rPr>
        <w:t xml:space="preserve">In terms of taught input, most students had learned about the reproducibility crisis, but the minority of students had learned about open research. This might reflect the knowledge of the lecturers and/or the amount of time allotted to cover open research (and thus the perceived importance of teaching open research by the university/department). There were also differences in understanding of open research practices amongst undergraduates, with a connection between those practices that students had higher knowledge of, also being perceived as more important. This suggests that with knowledge, brings greater understanding of the value of what is being taught. This pattern is not dissimilar to that found in academic staff [31]. </w:t>
      </w:r>
    </w:p>
    <w:p w:rsidR="00000000" w:rsidDel="00000000" w:rsidP="00000000" w:rsidRDefault="00000000" w:rsidRPr="00000000" w14:paraId="00000288">
      <w:pPr>
        <w:spacing w:line="480" w:lineRule="auto"/>
        <w:rPr/>
      </w:pPr>
      <w:r w:rsidDel="00000000" w:rsidR="00000000" w:rsidRPr="00000000">
        <w:rPr>
          <w:rtl w:val="0"/>
        </w:rPr>
        <w:t xml:space="preserve">Encouragingly, the increased awareness of open research between 2020 and 2022 globally (e.g., UNESCO recommendations on open science, 2022 [35]), and the (presumed) increased awareness and advocacy for open research in universities with a UKRN local network lead, compared to universities without a UKRN local lead, appears to have filtered down to undergraduates. Whilst this was specific to awareness (2020 vs. 2022; UKRN vs. non-UKRN), contextual perceptions (2020 vs. 2022), and situational perceptions at wave 1 (UKRN vs. non-UKRN), it is encouraging to note that, although the momentum is targeted at academics, it may be showing some broader reach beyond this targeted audience, to undergraduates. This is likely via a trickle effect from lecturers to their students but might also reflect a general change in research culture which is permeating to undergraduates. This momentum however has not impacted psychology undergraduates’ experience of, nor contextual perceptions of, open research. This is not completely unsurprising, as the same gap between awareness and experience has been found repeatedly in academic staff [30-31]. Suggestions at academic staff level reflect the need for increased guidance and training, and access to communities of practice (e.g., [31]). Similar suggestions can be made for undergraduates. Indeed, Pownall </w:t>
      </w:r>
      <w:r w:rsidDel="00000000" w:rsidR="00000000" w:rsidRPr="00000000">
        <w:rPr>
          <w:i w:val="1"/>
          <w:rtl w:val="0"/>
        </w:rPr>
        <w:t xml:space="preserve">et al.</w:t>
      </w:r>
      <w:r w:rsidDel="00000000" w:rsidR="00000000" w:rsidRPr="00000000">
        <w:rPr>
          <w:rtl w:val="0"/>
        </w:rPr>
        <w:t xml:space="preserve"> (2023) [20] demonstrate student benefits of incorporating open research into undergraduate teaching in terms of increased academic experience, level of engagement and level of research competence, including strengthened abilities to interpret research output, and understanding significance [21-22]. Coupled with our findings, if the level of training and support in open research practices for undergraduates is to be increased, this suggests that more work is needed to support academic staff in incorporating open research into assignments, dissertations, and classroom activities to give students positive open research experiences. We cannot ignore the fact that not all academic staff themselves have awareness, knowledge, and experience of open research, and that many perceive barriers to open research that prohibit them from implementing open research practices in their own research and the research of their students [30-31]. This represents a much broader cultural issue, which is beyond the remit of this paper, but nevertheless has a large influence on the extent to which open research is taught to undergraduates. For academic staff who are interested in including more open research in their teaching, there are a variety of resources and support available. Some examples include books written for undergraduates on open research [39], open educational materials on teaching open research [40-41], and networks aimed toward teaching and mentoring open and reproducible science, e.g., Framework for Open and Reproducible Research Training (FORTT; </w:t>
      </w:r>
      <w:hyperlink r:id="rId16">
        <w:r w:rsidDel="00000000" w:rsidR="00000000" w:rsidRPr="00000000">
          <w:rPr>
            <w:color w:val="0000ff"/>
            <w:u w:val="single"/>
            <w:rtl w:val="0"/>
          </w:rPr>
          <w:t xml:space="preserve">https://forrt.org/</w:t>
        </w:r>
      </w:hyperlink>
      <w:r w:rsidDel="00000000" w:rsidR="00000000" w:rsidRPr="00000000">
        <w:rPr>
          <w:rtl w:val="0"/>
        </w:rPr>
        <w:t xml:space="preserve">) . </w:t>
      </w:r>
    </w:p>
    <w:p w:rsidR="00000000" w:rsidDel="00000000" w:rsidP="00000000" w:rsidRDefault="00000000" w:rsidRPr="00000000" w14:paraId="00000289">
      <w:pPr>
        <w:spacing w:line="480" w:lineRule="auto"/>
        <w:rPr/>
      </w:pPr>
      <w:r w:rsidDel="00000000" w:rsidR="00000000" w:rsidRPr="00000000">
        <w:rPr>
          <w:rtl w:val="0"/>
        </w:rPr>
        <w:t xml:space="preserve">Whilst this was an important and pioneering study, we acknowledge that the sample only reflected views of UK Psychology undergraduates, and that Study 2 used a cross-sectional rather than longitudinal design. For example, the universities that circulated the information about the study could see open research favourably (as reflected by the majority of students coming from universities with a UKRN local network lead), and the participant sample could be biased toward more conscientious students (as participant was voluntary without incentive). Future research could include a range of disciplines, collect longitudinal data and use systematic sampling techniques. </w:t>
      </w:r>
    </w:p>
    <w:p w:rsidR="00000000" w:rsidDel="00000000" w:rsidP="00000000" w:rsidRDefault="00000000" w:rsidRPr="00000000" w14:paraId="0000028A">
      <w:pPr>
        <w:spacing w:line="480" w:lineRule="auto"/>
        <w:ind w:firstLine="0"/>
        <w:rPr>
          <w:b w:val="1"/>
          <w:sz w:val="36"/>
          <w:szCs w:val="36"/>
        </w:rPr>
      </w:pPr>
      <w:r w:rsidDel="00000000" w:rsidR="00000000" w:rsidRPr="00000000">
        <w:rPr>
          <w:b w:val="1"/>
          <w:sz w:val="36"/>
          <w:szCs w:val="36"/>
          <w:rtl w:val="0"/>
        </w:rPr>
        <w:t xml:space="preserve">Conclusions</w:t>
      </w:r>
    </w:p>
    <w:p w:rsidR="00000000" w:rsidDel="00000000" w:rsidP="00000000" w:rsidRDefault="00000000" w:rsidRPr="00000000" w14:paraId="0000028B">
      <w:pPr>
        <w:spacing w:line="480" w:lineRule="auto"/>
        <w:ind w:firstLine="720"/>
        <w:rPr/>
      </w:pPr>
      <w:r w:rsidDel="00000000" w:rsidR="00000000" w:rsidRPr="00000000">
        <w:rPr>
          <w:rtl w:val="0"/>
        </w:rPr>
        <w:t xml:space="preserve">There is a changing research culture in the psychological sciences (and beyond) in which researchers are increasing their use and implementation of open research practices. One way in which this research culture can become the norm is by developing these skills from undergraduate students upwards. A solid base in open research practices will equip the next generation of researchers to produce robust and replicable research. We have shown here that this is starting to happen, and there is evidence that, over time, the global momentum in the increase in open research practices is reflected to some extent at undergraduate level. The missing piece for undergraduates, however, is experience in open research practices throughout their degree. This can be accomplished, for example, by including pre-registration of assignments [21-22], replications as dissertations [23], and by using data management plans and group projects to encourage transparent and accurate reporting of research data and outputs [42]. This is beginning to happen, and many lecturers are now sharing resources, but in order for us to see a real sea-change, academic staff must be fully supported to include open research practices in their teaching.</w:t>
      </w:r>
    </w:p>
    <w:p w:rsidR="00000000" w:rsidDel="00000000" w:rsidP="00000000" w:rsidRDefault="00000000" w:rsidRPr="00000000" w14:paraId="0000028C">
      <w:pPr>
        <w:spacing w:line="480" w:lineRule="auto"/>
        <w:ind w:left="0" w:firstLine="0"/>
        <w:rPr>
          <w:b w:val="1"/>
          <w:sz w:val="36"/>
          <w:szCs w:val="36"/>
        </w:rPr>
      </w:pPr>
      <w:r w:rsidDel="00000000" w:rsidR="00000000" w:rsidRPr="00000000">
        <w:rPr>
          <w:b w:val="1"/>
          <w:sz w:val="36"/>
          <w:szCs w:val="36"/>
          <w:rtl w:val="0"/>
        </w:rPr>
        <w:t xml:space="preserve">Acknowledgements</w:t>
      </w:r>
    </w:p>
    <w:p w:rsidR="00000000" w:rsidDel="00000000" w:rsidP="00000000" w:rsidRDefault="00000000" w:rsidRPr="00000000" w14:paraId="0000028D">
      <w:pPr>
        <w:spacing w:line="480" w:lineRule="auto"/>
        <w:ind w:left="0" w:firstLine="0"/>
        <w:rPr>
          <w:shd w:fill="fff2cc" w:val="clear"/>
        </w:rPr>
      </w:pPr>
      <w:r w:rsidDel="00000000" w:rsidR="00000000" w:rsidRPr="00000000">
        <w:rPr>
          <w:b w:val="1"/>
          <w:rtl w:val="0"/>
        </w:rPr>
        <w:tab/>
      </w:r>
      <w:r w:rsidDel="00000000" w:rsidR="00000000" w:rsidRPr="00000000">
        <w:rPr>
          <w:shd w:fill="fff2cc" w:val="clear"/>
          <w:rtl w:val="0"/>
        </w:rPr>
        <w:t xml:space="preserve">INSERT</w:t>
      </w:r>
    </w:p>
    <w:p w:rsidR="00000000" w:rsidDel="00000000" w:rsidP="00000000" w:rsidRDefault="00000000" w:rsidRPr="00000000" w14:paraId="0000028E">
      <w:pPr>
        <w:spacing w:line="480" w:lineRule="auto"/>
        <w:ind w:firstLine="0"/>
        <w:rPr>
          <w:b w:val="1"/>
        </w:rPr>
      </w:pPr>
      <w:r w:rsidDel="00000000" w:rsidR="00000000" w:rsidRPr="00000000">
        <w:rPr>
          <w:rtl w:val="0"/>
        </w:rPr>
      </w:r>
    </w:p>
    <w:p w:rsidR="00000000" w:rsidDel="00000000" w:rsidP="00000000" w:rsidRDefault="00000000" w:rsidRPr="00000000" w14:paraId="0000028F">
      <w:pPr>
        <w:pStyle w:val="Heading1"/>
        <w:spacing w:line="480" w:lineRule="auto"/>
        <w:jc w:val="left"/>
        <w:rPr>
          <w:sz w:val="36"/>
          <w:szCs w:val="36"/>
        </w:rPr>
      </w:pPr>
      <w:r w:rsidDel="00000000" w:rsidR="00000000" w:rsidRPr="00000000">
        <w:rPr>
          <w:sz w:val="36"/>
          <w:szCs w:val="36"/>
          <w:rtl w:val="0"/>
        </w:rPr>
        <w:t xml:space="preserve">References</w:t>
      </w:r>
    </w:p>
    <w:p w:rsidR="00000000" w:rsidDel="00000000" w:rsidP="00000000" w:rsidRDefault="00000000" w:rsidRPr="00000000" w14:paraId="00000290">
      <w:pPr>
        <w:numPr>
          <w:ilvl w:val="0"/>
          <w:numId w:val="1"/>
        </w:numPr>
        <w:spacing w:before="240" w:line="480" w:lineRule="auto"/>
        <w:ind w:left="720" w:hanging="360"/>
        <w:rPr/>
      </w:pPr>
      <w:r w:rsidDel="00000000" w:rsidR="00000000" w:rsidRPr="00000000">
        <w:rPr>
          <w:rtl w:val="0"/>
        </w:rPr>
        <w:t xml:space="preserve">Begley CG, Ellis LM. Drug development: Raise standards for preclinical cancer research: Drug development. Nature [Internet]. 2012;483(7391):531–3. Available from: </w:t>
      </w:r>
      <w:hyperlink r:id="rId17">
        <w:r w:rsidDel="00000000" w:rsidR="00000000" w:rsidRPr="00000000">
          <w:rPr>
            <w:color w:val="0000ff"/>
            <w:u w:val="single"/>
            <w:rtl w:val="0"/>
          </w:rPr>
          <w:t xml:space="preserve">http://dx.doi.org/10.1038/483531a</w:t>
        </w:r>
      </w:hyperlink>
      <w:r w:rsidDel="00000000" w:rsidR="00000000" w:rsidRPr="00000000">
        <w:rPr>
          <w:rtl w:val="0"/>
        </w:rPr>
      </w:r>
    </w:p>
    <w:p w:rsidR="00000000" w:rsidDel="00000000" w:rsidP="00000000" w:rsidRDefault="00000000" w:rsidRPr="00000000" w14:paraId="00000291">
      <w:pPr>
        <w:numPr>
          <w:ilvl w:val="0"/>
          <w:numId w:val="1"/>
        </w:numPr>
        <w:spacing w:before="240" w:line="480" w:lineRule="auto"/>
        <w:ind w:left="720" w:hanging="360"/>
        <w:rPr/>
      </w:pPr>
      <w:r w:rsidDel="00000000" w:rsidR="00000000" w:rsidRPr="00000000">
        <w:rPr>
          <w:rtl w:val="0"/>
        </w:rPr>
        <w:t xml:space="preserve">Nosek BA, Alter G, Banks GC, Borsboom D, Bowman SD, Breckler SJ, et al. Promoting an open research culture. Science [Internet]. 2015;348(6242):1422–5. Available from: </w:t>
      </w:r>
      <w:hyperlink r:id="rId18">
        <w:r w:rsidDel="00000000" w:rsidR="00000000" w:rsidRPr="00000000">
          <w:rPr>
            <w:color w:val="0000ff"/>
            <w:u w:val="single"/>
            <w:rtl w:val="0"/>
          </w:rPr>
          <w:t xml:space="preserve">http://dx.doi.org/10.1126/science.aab2374</w:t>
        </w:r>
      </w:hyperlink>
      <w:r w:rsidDel="00000000" w:rsidR="00000000" w:rsidRPr="00000000">
        <w:rPr>
          <w:rtl w:val="0"/>
        </w:rPr>
      </w:r>
    </w:p>
    <w:p w:rsidR="00000000" w:rsidDel="00000000" w:rsidP="00000000" w:rsidRDefault="00000000" w:rsidRPr="00000000" w14:paraId="00000292">
      <w:pPr>
        <w:numPr>
          <w:ilvl w:val="0"/>
          <w:numId w:val="1"/>
        </w:numPr>
        <w:spacing w:before="240" w:line="480" w:lineRule="auto"/>
        <w:ind w:left="720" w:hanging="360"/>
        <w:rPr/>
      </w:pPr>
      <w:r w:rsidDel="00000000" w:rsidR="00000000" w:rsidRPr="00000000">
        <w:rPr>
          <w:rtl w:val="0"/>
        </w:rPr>
        <w:t xml:space="preserve">Prinz F, Schlange T, Asadullah K. Believe it or not: how much can we rely on published data on potential drug targets? Nat Rev Drug Discov [Internet]. 2011;10(9):712. Available from: </w:t>
      </w:r>
      <w:hyperlink r:id="rId19">
        <w:r w:rsidDel="00000000" w:rsidR="00000000" w:rsidRPr="00000000">
          <w:rPr>
            <w:color w:val="0000ff"/>
            <w:u w:val="single"/>
            <w:rtl w:val="0"/>
          </w:rPr>
          <w:t xml:space="preserve">http://dx.doi.org/10.1038/nrd3439-c1</w:t>
        </w:r>
      </w:hyperlink>
      <w:r w:rsidDel="00000000" w:rsidR="00000000" w:rsidRPr="00000000">
        <w:rPr>
          <w:rtl w:val="0"/>
        </w:rPr>
      </w:r>
    </w:p>
    <w:p w:rsidR="00000000" w:rsidDel="00000000" w:rsidP="00000000" w:rsidRDefault="00000000" w:rsidRPr="00000000" w14:paraId="00000293">
      <w:pPr>
        <w:numPr>
          <w:ilvl w:val="0"/>
          <w:numId w:val="1"/>
        </w:numPr>
        <w:spacing w:before="240" w:line="480" w:lineRule="auto"/>
        <w:ind w:left="720" w:hanging="360"/>
        <w:rPr/>
      </w:pPr>
      <w:r w:rsidDel="00000000" w:rsidR="00000000" w:rsidRPr="00000000">
        <w:rPr>
          <w:rtl w:val="0"/>
        </w:rPr>
        <w:t xml:space="preserve">Baker M. Reproducibility crisis. Nature. 2016;533(26):353–66</w:t>
      </w:r>
    </w:p>
    <w:p w:rsidR="00000000" w:rsidDel="00000000" w:rsidP="00000000" w:rsidRDefault="00000000" w:rsidRPr="00000000" w14:paraId="00000294">
      <w:pPr>
        <w:numPr>
          <w:ilvl w:val="0"/>
          <w:numId w:val="1"/>
        </w:numPr>
        <w:spacing w:before="240" w:line="480" w:lineRule="auto"/>
        <w:ind w:left="720" w:hanging="360"/>
        <w:rPr/>
      </w:pPr>
      <w:r w:rsidDel="00000000" w:rsidR="00000000" w:rsidRPr="00000000">
        <w:rPr>
          <w:rtl w:val="0"/>
        </w:rPr>
        <w:t xml:space="preserve">Ioannidis JPA. Why most published research findings are false. PLoS Med [Internet]. 2005;2(8):e124. Available from: </w:t>
      </w:r>
      <w:hyperlink r:id="rId20">
        <w:r w:rsidDel="00000000" w:rsidR="00000000" w:rsidRPr="00000000">
          <w:rPr>
            <w:color w:val="0000ff"/>
            <w:u w:val="single"/>
            <w:rtl w:val="0"/>
          </w:rPr>
          <w:t xml:space="preserve">http://dx.doi.org/10.1371/journal.pmed.0020124</w:t>
        </w:r>
      </w:hyperlink>
      <w:r w:rsidDel="00000000" w:rsidR="00000000" w:rsidRPr="00000000">
        <w:rPr>
          <w:rtl w:val="0"/>
        </w:rPr>
      </w:r>
    </w:p>
    <w:p w:rsidR="00000000" w:rsidDel="00000000" w:rsidP="00000000" w:rsidRDefault="00000000" w:rsidRPr="00000000" w14:paraId="00000295">
      <w:pPr>
        <w:numPr>
          <w:ilvl w:val="0"/>
          <w:numId w:val="1"/>
        </w:numPr>
        <w:spacing w:before="240" w:line="480" w:lineRule="auto"/>
        <w:ind w:left="720" w:hanging="360"/>
        <w:rPr/>
      </w:pPr>
      <w:r w:rsidDel="00000000" w:rsidR="00000000" w:rsidRPr="00000000">
        <w:rPr>
          <w:rtl w:val="0"/>
        </w:rPr>
        <w:t xml:space="preserve">Franco A, Malhotra N, Simonovits G. Social science. Publication bias in the social sciences: unlocking the file drawer. Science [Internet]. 2014;345(6203):1502–5. Available from: </w:t>
      </w:r>
      <w:hyperlink r:id="rId21">
        <w:r w:rsidDel="00000000" w:rsidR="00000000" w:rsidRPr="00000000">
          <w:rPr>
            <w:color w:val="0000ff"/>
            <w:u w:val="single"/>
            <w:rtl w:val="0"/>
          </w:rPr>
          <w:t xml:space="preserve">http://dx.doi.org/10.1126/science.1255484</w:t>
        </w:r>
      </w:hyperlink>
      <w:r w:rsidDel="00000000" w:rsidR="00000000" w:rsidRPr="00000000">
        <w:rPr>
          <w:rtl w:val="0"/>
        </w:rPr>
      </w:r>
    </w:p>
    <w:p w:rsidR="00000000" w:rsidDel="00000000" w:rsidP="00000000" w:rsidRDefault="00000000" w:rsidRPr="00000000" w14:paraId="00000296">
      <w:pPr>
        <w:numPr>
          <w:ilvl w:val="0"/>
          <w:numId w:val="1"/>
        </w:numPr>
        <w:spacing w:before="240" w:line="480" w:lineRule="auto"/>
        <w:ind w:left="720" w:hanging="360"/>
        <w:rPr/>
      </w:pPr>
      <w:r w:rsidDel="00000000" w:rsidR="00000000" w:rsidRPr="00000000">
        <w:rPr>
          <w:rtl w:val="0"/>
        </w:rPr>
        <w:t xml:space="preserve">Munafò MR, Nosek BA, Bishop DVM, Button KS, Chambers CD, du Sert NP, et al. A manifesto for reproducible science. Nat Hum Behav [Internet]. 2017;1(1):0021. Available from: </w:t>
      </w:r>
      <w:hyperlink r:id="rId22">
        <w:r w:rsidDel="00000000" w:rsidR="00000000" w:rsidRPr="00000000">
          <w:rPr>
            <w:color w:val="0000ff"/>
            <w:u w:val="single"/>
            <w:rtl w:val="0"/>
          </w:rPr>
          <w:t xml:space="preserve">http://dx.doi.org/10.1038/s41562-016-0021</w:t>
        </w:r>
      </w:hyperlink>
      <w:r w:rsidDel="00000000" w:rsidR="00000000" w:rsidRPr="00000000">
        <w:rPr>
          <w:rtl w:val="0"/>
        </w:rPr>
      </w:r>
    </w:p>
    <w:p w:rsidR="00000000" w:rsidDel="00000000" w:rsidP="00000000" w:rsidRDefault="00000000" w:rsidRPr="00000000" w14:paraId="00000297">
      <w:pPr>
        <w:numPr>
          <w:ilvl w:val="0"/>
          <w:numId w:val="1"/>
        </w:numPr>
        <w:spacing w:before="240" w:line="480" w:lineRule="auto"/>
        <w:ind w:left="720" w:hanging="360"/>
        <w:rPr/>
      </w:pPr>
      <w:r w:rsidDel="00000000" w:rsidR="00000000" w:rsidRPr="00000000">
        <w:rPr>
          <w:rtl w:val="0"/>
        </w:rPr>
        <w:t xml:space="preserve">de Vries YA, Roest AM, de Jonge P, Cuijpers P, Munafò MR, Bastiaansen JA. The cumulative effect of reporting and citation biases on the apparent efficacy of treatments: the case of depression. Psychol Med [Internet]. 2018;48(15):2453–5. Available from: </w:t>
      </w:r>
      <w:hyperlink r:id="rId23">
        <w:r w:rsidDel="00000000" w:rsidR="00000000" w:rsidRPr="00000000">
          <w:rPr>
            <w:color w:val="0000ff"/>
            <w:u w:val="single"/>
            <w:rtl w:val="0"/>
          </w:rPr>
          <w:t xml:space="preserve">http://dx.doi.org/10.1017/S0033291718001873</w:t>
        </w:r>
      </w:hyperlink>
      <w:r w:rsidDel="00000000" w:rsidR="00000000" w:rsidRPr="00000000">
        <w:rPr>
          <w:rtl w:val="0"/>
        </w:rPr>
      </w:r>
    </w:p>
    <w:p w:rsidR="00000000" w:rsidDel="00000000" w:rsidP="00000000" w:rsidRDefault="00000000" w:rsidRPr="00000000" w14:paraId="00000298">
      <w:pPr>
        <w:numPr>
          <w:ilvl w:val="0"/>
          <w:numId w:val="1"/>
        </w:numPr>
        <w:spacing w:before="240" w:line="480" w:lineRule="auto"/>
        <w:ind w:left="720" w:hanging="360"/>
        <w:rPr/>
      </w:pPr>
      <w:r w:rsidDel="00000000" w:rsidR="00000000" w:rsidRPr="00000000">
        <w:rPr>
          <w:rtl w:val="0"/>
        </w:rPr>
        <w:t xml:space="preserve">Neves, K., &amp; Amaral, O. B. Science Forum: Addressing selective reporting of experiments through predefined exclusion criteria. eLife [Internet]. 2020;9. Available from: </w:t>
      </w:r>
      <w:hyperlink r:id="rId24">
        <w:r w:rsidDel="00000000" w:rsidR="00000000" w:rsidRPr="00000000">
          <w:rPr>
            <w:color w:val="0000ff"/>
            <w:u w:val="single"/>
            <w:rtl w:val="0"/>
          </w:rPr>
          <w:t xml:space="preserve">http://dx.doi.org/10.7554/eLife.56626</w:t>
        </w:r>
      </w:hyperlink>
      <w:r w:rsidDel="00000000" w:rsidR="00000000" w:rsidRPr="00000000">
        <w:rPr>
          <w:rtl w:val="0"/>
        </w:rPr>
      </w:r>
    </w:p>
    <w:p w:rsidR="00000000" w:rsidDel="00000000" w:rsidP="00000000" w:rsidRDefault="00000000" w:rsidRPr="00000000" w14:paraId="00000299">
      <w:pPr>
        <w:numPr>
          <w:ilvl w:val="0"/>
          <w:numId w:val="1"/>
        </w:numPr>
        <w:spacing w:before="240" w:line="480" w:lineRule="auto"/>
        <w:ind w:left="720" w:hanging="360"/>
        <w:rPr/>
      </w:pPr>
      <w:r w:rsidDel="00000000" w:rsidR="00000000" w:rsidRPr="00000000">
        <w:rPr>
          <w:rtl w:val="0"/>
        </w:rPr>
        <w:t xml:space="preserve">Kerr NL. HARKing: hypothesizing after the results are known. Pers Soc Psychol Rev [Internet]. 1998;2(3):196–217. Available from: </w:t>
      </w:r>
      <w:hyperlink r:id="rId25">
        <w:r w:rsidDel="00000000" w:rsidR="00000000" w:rsidRPr="00000000">
          <w:rPr>
            <w:color w:val="0000ff"/>
            <w:u w:val="single"/>
            <w:rtl w:val="0"/>
          </w:rPr>
          <w:t xml:space="preserve">http://dx.doi.org/10.1207/s15327957pspr0203_4</w:t>
        </w:r>
      </w:hyperlink>
      <w:r w:rsidDel="00000000" w:rsidR="00000000" w:rsidRPr="00000000">
        <w:rPr>
          <w:rtl w:val="0"/>
        </w:rPr>
      </w:r>
    </w:p>
    <w:p w:rsidR="00000000" w:rsidDel="00000000" w:rsidP="00000000" w:rsidRDefault="00000000" w:rsidRPr="00000000" w14:paraId="0000029A">
      <w:pPr>
        <w:numPr>
          <w:ilvl w:val="0"/>
          <w:numId w:val="1"/>
        </w:numPr>
        <w:spacing w:before="240" w:line="480" w:lineRule="auto"/>
        <w:ind w:left="720" w:hanging="360"/>
        <w:rPr/>
      </w:pPr>
      <w:r w:rsidDel="00000000" w:rsidR="00000000" w:rsidRPr="00000000">
        <w:rPr>
          <w:rtl w:val="0"/>
        </w:rPr>
        <w:t xml:space="preserve">John LK, Loewenstein G, Prelec D. Measuring the prevalence of questionable research practices with incentives for truth telling. Psychol Sci [Internet]. 2012;23(5):524–32. Available from: </w:t>
      </w:r>
      <w:hyperlink r:id="rId26">
        <w:r w:rsidDel="00000000" w:rsidR="00000000" w:rsidRPr="00000000">
          <w:rPr>
            <w:color w:val="0000ff"/>
            <w:u w:val="single"/>
            <w:rtl w:val="0"/>
          </w:rPr>
          <w:t xml:space="preserve">http://dx.doi.org/10.1177/0956797611430953</w:t>
        </w:r>
      </w:hyperlink>
      <w:r w:rsidDel="00000000" w:rsidR="00000000" w:rsidRPr="00000000">
        <w:rPr>
          <w:rtl w:val="0"/>
        </w:rPr>
      </w:r>
    </w:p>
    <w:p w:rsidR="00000000" w:rsidDel="00000000" w:rsidP="00000000" w:rsidRDefault="00000000" w:rsidRPr="00000000" w14:paraId="0000029B">
      <w:pPr>
        <w:numPr>
          <w:ilvl w:val="0"/>
          <w:numId w:val="1"/>
        </w:numPr>
        <w:spacing w:before="240" w:line="480" w:lineRule="auto"/>
        <w:ind w:left="720" w:hanging="360"/>
        <w:rPr/>
      </w:pPr>
      <w:r w:rsidDel="00000000" w:rsidR="00000000" w:rsidRPr="00000000">
        <w:rPr>
          <w:rtl w:val="0"/>
        </w:rPr>
        <w:t xml:space="preserve">Selvin HC, Stuart A. Data-dredging procedures in survey analysis. Am Stat [Internet]. 1966;20(3):20. Available from: </w:t>
      </w:r>
      <w:hyperlink r:id="rId27">
        <w:r w:rsidDel="00000000" w:rsidR="00000000" w:rsidRPr="00000000">
          <w:rPr>
            <w:color w:val="0000ff"/>
            <w:u w:val="single"/>
            <w:rtl w:val="0"/>
          </w:rPr>
          <w:t xml:space="preserve">http://dx.doi.org/10.2307/2681493</w:t>
        </w:r>
      </w:hyperlink>
      <w:r w:rsidDel="00000000" w:rsidR="00000000" w:rsidRPr="00000000">
        <w:rPr>
          <w:rtl w:val="0"/>
        </w:rPr>
      </w:r>
    </w:p>
    <w:p w:rsidR="00000000" w:rsidDel="00000000" w:rsidP="00000000" w:rsidRDefault="00000000" w:rsidRPr="00000000" w14:paraId="0000029C">
      <w:pPr>
        <w:numPr>
          <w:ilvl w:val="0"/>
          <w:numId w:val="1"/>
        </w:numPr>
        <w:spacing w:before="240" w:line="480" w:lineRule="auto"/>
        <w:ind w:left="720" w:hanging="360"/>
        <w:rPr/>
      </w:pPr>
      <w:r w:rsidDel="00000000" w:rsidR="00000000" w:rsidRPr="00000000">
        <w:rPr>
          <w:rtl w:val="0"/>
        </w:rPr>
        <w:t xml:space="preserve">Fanelli D. “Positive” results increase down the Hierarchy of the Sciences. PLoS One [Internet]. 2010;5(4):e10068. Available from: </w:t>
      </w:r>
      <w:hyperlink r:id="rId28">
        <w:r w:rsidDel="00000000" w:rsidR="00000000" w:rsidRPr="00000000">
          <w:rPr>
            <w:color w:val="0000ff"/>
            <w:u w:val="single"/>
            <w:rtl w:val="0"/>
          </w:rPr>
          <w:t xml:space="preserve">http://dx.doi.org/10.1371/journal.pone.0010068</w:t>
        </w:r>
      </w:hyperlink>
      <w:r w:rsidDel="00000000" w:rsidR="00000000" w:rsidRPr="00000000">
        <w:rPr>
          <w:rtl w:val="0"/>
        </w:rPr>
      </w:r>
    </w:p>
    <w:p w:rsidR="00000000" w:rsidDel="00000000" w:rsidP="00000000" w:rsidRDefault="00000000" w:rsidRPr="00000000" w14:paraId="0000029D">
      <w:pPr>
        <w:numPr>
          <w:ilvl w:val="0"/>
          <w:numId w:val="1"/>
        </w:numPr>
        <w:spacing w:before="240" w:line="480" w:lineRule="auto"/>
        <w:ind w:left="720" w:hanging="360"/>
        <w:rPr/>
      </w:pPr>
      <w:r w:rsidDel="00000000" w:rsidR="00000000" w:rsidRPr="00000000">
        <w:rPr>
          <w:rtl w:val="0"/>
        </w:rPr>
        <w:t xml:space="preserve">Vicente-Saez R, Martinez-Fuentes C. Open Science now: A systematic literature review for an integrated definition. J Bus Res [Internet]. 2018;88:428–36. Available from: </w:t>
      </w:r>
      <w:hyperlink r:id="rId29">
        <w:r w:rsidDel="00000000" w:rsidR="00000000" w:rsidRPr="00000000">
          <w:rPr>
            <w:color w:val="0000ff"/>
            <w:u w:val="single"/>
            <w:rtl w:val="0"/>
          </w:rPr>
          <w:t xml:space="preserve">http://dx.doi.org/10.1016/j.jbusres.2017.12.043</w:t>
        </w:r>
      </w:hyperlink>
      <w:r w:rsidDel="00000000" w:rsidR="00000000" w:rsidRPr="00000000">
        <w:rPr>
          <w:rtl w:val="0"/>
        </w:rPr>
      </w:r>
    </w:p>
    <w:p w:rsidR="00000000" w:rsidDel="00000000" w:rsidP="00000000" w:rsidRDefault="00000000" w:rsidRPr="00000000" w14:paraId="0000029E">
      <w:pPr>
        <w:numPr>
          <w:ilvl w:val="0"/>
          <w:numId w:val="1"/>
        </w:numPr>
        <w:spacing w:before="240" w:line="480" w:lineRule="auto"/>
        <w:ind w:left="720" w:hanging="360"/>
        <w:rPr/>
      </w:pPr>
      <w:r w:rsidDel="00000000" w:rsidR="00000000" w:rsidRPr="00000000">
        <w:rPr>
          <w:rtl w:val="0"/>
        </w:rPr>
        <w:t xml:space="preserve">Fecher B, Friesike S. Open science: One term, five schools of thought. In: Opening Science. Cham: Springer International Publishing; 2014. p. 17–47</w:t>
      </w:r>
    </w:p>
    <w:p w:rsidR="00000000" w:rsidDel="00000000" w:rsidP="00000000" w:rsidRDefault="00000000" w:rsidRPr="00000000" w14:paraId="0000029F">
      <w:pPr>
        <w:numPr>
          <w:ilvl w:val="0"/>
          <w:numId w:val="1"/>
        </w:numPr>
        <w:spacing w:before="240" w:line="480" w:lineRule="auto"/>
        <w:ind w:left="720" w:hanging="360"/>
        <w:rPr/>
      </w:pPr>
      <w:r w:rsidDel="00000000" w:rsidR="00000000" w:rsidRPr="00000000">
        <w:rPr>
          <w:rtl w:val="0"/>
        </w:rPr>
        <w:t xml:space="preserve">Greenhoot AF, Dowsett CJ. Secondary data analysis: An important tool for addressing developmental questions. J Cogn Dev [Internet]. 2012;13(1):2–18. Available from: </w:t>
      </w:r>
      <w:hyperlink r:id="rId30">
        <w:r w:rsidDel="00000000" w:rsidR="00000000" w:rsidRPr="00000000">
          <w:rPr>
            <w:color w:val="0000ff"/>
            <w:u w:val="single"/>
            <w:rtl w:val="0"/>
          </w:rPr>
          <w:t xml:space="preserve">http://dx.doi.org/10.1080/15248372.2012.646613</w:t>
        </w:r>
      </w:hyperlink>
      <w:r w:rsidDel="00000000" w:rsidR="00000000" w:rsidRPr="00000000">
        <w:rPr>
          <w:rtl w:val="0"/>
        </w:rPr>
      </w:r>
    </w:p>
    <w:p w:rsidR="00000000" w:rsidDel="00000000" w:rsidP="00000000" w:rsidRDefault="00000000" w:rsidRPr="00000000" w14:paraId="000002A0">
      <w:pPr>
        <w:numPr>
          <w:ilvl w:val="0"/>
          <w:numId w:val="1"/>
        </w:numPr>
        <w:spacing w:before="240" w:line="480" w:lineRule="auto"/>
        <w:ind w:left="720" w:hanging="360"/>
        <w:rPr/>
      </w:pPr>
      <w:r w:rsidDel="00000000" w:rsidR="00000000" w:rsidRPr="00000000">
        <w:rPr>
          <w:rtl w:val="0"/>
        </w:rPr>
        <w:t xml:space="preserve">Allen C, Mehler DMA. Open science challenges, benefits and tips in early career and beyond. PLoS Biol [Internet]. 2019;17(5):e3000246. Available from: </w:t>
      </w:r>
      <w:hyperlink r:id="rId31">
        <w:r w:rsidDel="00000000" w:rsidR="00000000" w:rsidRPr="00000000">
          <w:rPr>
            <w:color w:val="0000ff"/>
            <w:u w:val="single"/>
            <w:rtl w:val="0"/>
          </w:rPr>
          <w:t xml:space="preserve">http://dx.doi.org/10.1371/journal.pbio.3000246</w:t>
        </w:r>
      </w:hyperlink>
      <w:r w:rsidDel="00000000" w:rsidR="00000000" w:rsidRPr="00000000">
        <w:rPr>
          <w:rtl w:val="0"/>
        </w:rPr>
      </w:r>
    </w:p>
    <w:p w:rsidR="00000000" w:rsidDel="00000000" w:rsidP="00000000" w:rsidRDefault="00000000" w:rsidRPr="00000000" w14:paraId="000002A1">
      <w:pPr>
        <w:numPr>
          <w:ilvl w:val="0"/>
          <w:numId w:val="1"/>
        </w:numPr>
        <w:spacing w:before="240" w:line="480" w:lineRule="auto"/>
        <w:ind w:left="720" w:hanging="360"/>
        <w:rPr/>
      </w:pPr>
      <w:r w:rsidDel="00000000" w:rsidR="00000000" w:rsidRPr="00000000">
        <w:rPr>
          <w:rtl w:val="0"/>
        </w:rPr>
        <w:t xml:space="preserve">Digital Science. The state of open data 2019 [Internet]. London, England: Digital Science; 2019 [cited 2023 Jul 21]. Available from: </w:t>
      </w:r>
      <w:hyperlink r:id="rId32">
        <w:r w:rsidDel="00000000" w:rsidR="00000000" w:rsidRPr="00000000">
          <w:rPr>
            <w:color w:val="0000ff"/>
            <w:u w:val="single"/>
            <w:rtl w:val="0"/>
          </w:rPr>
          <w:t xml:space="preserve">https://www.digital-science.com/resource/the-state-of-open-data-2019/</w:t>
        </w:r>
      </w:hyperlink>
      <w:r w:rsidDel="00000000" w:rsidR="00000000" w:rsidRPr="00000000">
        <w:rPr>
          <w:rtl w:val="0"/>
        </w:rPr>
      </w:r>
    </w:p>
    <w:p w:rsidR="00000000" w:rsidDel="00000000" w:rsidP="00000000" w:rsidRDefault="00000000" w:rsidRPr="00000000" w14:paraId="000002A2">
      <w:pPr>
        <w:numPr>
          <w:ilvl w:val="0"/>
          <w:numId w:val="1"/>
        </w:numPr>
        <w:spacing w:before="240" w:line="480" w:lineRule="auto"/>
        <w:ind w:left="720" w:hanging="360"/>
        <w:rPr/>
      </w:pPr>
      <w:r w:rsidDel="00000000" w:rsidR="00000000" w:rsidRPr="00000000">
        <w:rPr>
          <w:rtl w:val="0"/>
        </w:rPr>
        <w:t xml:space="preserve">Piwowar HA, Vision TJ. Data reuse and the open data citation advantage. PeerJ [Internet]. 2013;1:e175. Available from: </w:t>
      </w:r>
      <w:hyperlink r:id="rId33">
        <w:r w:rsidDel="00000000" w:rsidR="00000000" w:rsidRPr="00000000">
          <w:rPr>
            <w:color w:val="0000ff"/>
            <w:u w:val="single"/>
            <w:rtl w:val="0"/>
          </w:rPr>
          <w:t xml:space="preserve">http://dx.doi.org/10.7717/peerj.175</w:t>
        </w:r>
      </w:hyperlink>
      <w:r w:rsidDel="00000000" w:rsidR="00000000" w:rsidRPr="00000000">
        <w:rPr>
          <w:rtl w:val="0"/>
        </w:rPr>
      </w:r>
    </w:p>
    <w:p w:rsidR="00000000" w:rsidDel="00000000" w:rsidP="00000000" w:rsidRDefault="00000000" w:rsidRPr="00000000" w14:paraId="000002A3">
      <w:pPr>
        <w:numPr>
          <w:ilvl w:val="0"/>
          <w:numId w:val="1"/>
        </w:numPr>
        <w:spacing w:before="240" w:line="480" w:lineRule="auto"/>
        <w:ind w:left="720" w:hanging="360"/>
        <w:rPr/>
      </w:pPr>
      <w:r w:rsidDel="00000000" w:rsidR="00000000" w:rsidRPr="00000000">
        <w:rPr>
          <w:rtl w:val="0"/>
        </w:rPr>
        <w:t xml:space="preserve">Pownall M, Azevedo F, König LM, Slack HR, Evans TR, Flack Z, et al. Teaching open and reproducible scholarship: a critical review of the evidence base for current pedagogical methods and their outcomes. R Soc Open Sci [Internet]. 2023;10(5):221255. Available from: </w:t>
      </w:r>
      <w:hyperlink r:id="rId34">
        <w:r w:rsidDel="00000000" w:rsidR="00000000" w:rsidRPr="00000000">
          <w:rPr>
            <w:color w:val="0000ff"/>
            <w:u w:val="single"/>
            <w:rtl w:val="0"/>
          </w:rPr>
          <w:t xml:space="preserve">http://dx.doi.org/10.1098/rsos.221255</w:t>
        </w:r>
      </w:hyperlink>
      <w:r w:rsidDel="00000000" w:rsidR="00000000" w:rsidRPr="00000000">
        <w:rPr>
          <w:rtl w:val="0"/>
        </w:rPr>
      </w:r>
    </w:p>
    <w:p w:rsidR="00000000" w:rsidDel="00000000" w:rsidP="00000000" w:rsidRDefault="00000000" w:rsidRPr="00000000" w14:paraId="000002A4">
      <w:pPr>
        <w:numPr>
          <w:ilvl w:val="0"/>
          <w:numId w:val="1"/>
        </w:numPr>
        <w:spacing w:before="240" w:line="480" w:lineRule="auto"/>
        <w:ind w:left="720" w:hanging="360"/>
        <w:rPr/>
      </w:pPr>
      <w:r w:rsidDel="00000000" w:rsidR="00000000" w:rsidRPr="00000000">
        <w:rPr>
          <w:rtl w:val="0"/>
        </w:rPr>
        <w:t xml:space="preserve">Blincoe S, Buchert S. Research preregistration as a teaching and learning tool in undergraduate psychology courses. Psychol Learn Teach [Internet]. 2020;19(1):107–15. Available from: </w:t>
      </w:r>
      <w:hyperlink r:id="rId35">
        <w:r w:rsidDel="00000000" w:rsidR="00000000" w:rsidRPr="00000000">
          <w:rPr>
            <w:color w:val="0000ff"/>
            <w:u w:val="single"/>
            <w:rtl w:val="0"/>
          </w:rPr>
          <w:t xml:space="preserve">http://dx.doi.org/10.1177/1475725719875844</w:t>
        </w:r>
      </w:hyperlink>
      <w:r w:rsidDel="00000000" w:rsidR="00000000" w:rsidRPr="00000000">
        <w:rPr>
          <w:rtl w:val="0"/>
        </w:rPr>
      </w:r>
    </w:p>
    <w:p w:rsidR="00000000" w:rsidDel="00000000" w:rsidP="00000000" w:rsidRDefault="00000000" w:rsidRPr="00000000" w14:paraId="000002A5">
      <w:pPr>
        <w:numPr>
          <w:ilvl w:val="0"/>
          <w:numId w:val="1"/>
        </w:numPr>
        <w:spacing w:before="240" w:line="480" w:lineRule="auto"/>
        <w:ind w:left="720" w:hanging="360"/>
        <w:rPr/>
      </w:pPr>
      <w:r w:rsidDel="00000000" w:rsidR="00000000" w:rsidRPr="00000000">
        <w:rPr>
          <w:rtl w:val="0"/>
        </w:rPr>
        <w:t xml:space="preserve">Parsons S, Azevedo F, Elsherif MM, Guay S, Shahim ON, Govaart GH, et al. A community-sourced glossary of open scholarship terms. Nat Hum Behav [Internet]. 2022;6(3):312–8. Available from: </w:t>
      </w:r>
      <w:hyperlink r:id="rId36">
        <w:r w:rsidDel="00000000" w:rsidR="00000000" w:rsidRPr="00000000">
          <w:rPr>
            <w:color w:val="0000ff"/>
            <w:u w:val="single"/>
            <w:rtl w:val="0"/>
          </w:rPr>
          <w:t xml:space="preserve">http://dx.doi.org/10.1038/s41562-021-01269-4</w:t>
        </w:r>
      </w:hyperlink>
      <w:r w:rsidDel="00000000" w:rsidR="00000000" w:rsidRPr="00000000">
        <w:rPr>
          <w:rtl w:val="0"/>
        </w:rPr>
      </w:r>
    </w:p>
    <w:p w:rsidR="00000000" w:rsidDel="00000000" w:rsidP="00000000" w:rsidRDefault="00000000" w:rsidRPr="00000000" w14:paraId="000002A6">
      <w:pPr>
        <w:numPr>
          <w:ilvl w:val="0"/>
          <w:numId w:val="1"/>
        </w:numPr>
        <w:spacing w:before="240" w:line="480" w:lineRule="auto"/>
        <w:ind w:left="720" w:hanging="360"/>
        <w:rPr/>
      </w:pPr>
      <w:r w:rsidDel="00000000" w:rsidR="00000000" w:rsidRPr="00000000">
        <w:rPr>
          <w:rtl w:val="0"/>
        </w:rPr>
        <w:t xml:space="preserve">Strand JF, Brown VA. Publishing open, reproducible research with undergraduates. Front Psychol [Internet]. 2019;10:564. Available from: </w:t>
      </w:r>
      <w:hyperlink r:id="rId37">
        <w:r w:rsidDel="00000000" w:rsidR="00000000" w:rsidRPr="00000000">
          <w:rPr>
            <w:color w:val="0000ff"/>
            <w:u w:val="single"/>
            <w:rtl w:val="0"/>
          </w:rPr>
          <w:t xml:space="preserve">http://dx.doi.org/10.3389/fpsyg.2019.00564</w:t>
        </w:r>
      </w:hyperlink>
      <w:r w:rsidDel="00000000" w:rsidR="00000000" w:rsidRPr="00000000">
        <w:rPr>
          <w:rtl w:val="0"/>
        </w:rPr>
      </w:r>
    </w:p>
    <w:p w:rsidR="00000000" w:rsidDel="00000000" w:rsidP="00000000" w:rsidRDefault="00000000" w:rsidRPr="00000000" w14:paraId="000002A7">
      <w:pPr>
        <w:numPr>
          <w:ilvl w:val="0"/>
          <w:numId w:val="1"/>
        </w:numPr>
        <w:spacing w:before="240" w:line="480" w:lineRule="auto"/>
        <w:ind w:left="720" w:hanging="360"/>
        <w:rPr/>
      </w:pPr>
      <w:r w:rsidDel="00000000" w:rsidR="00000000" w:rsidRPr="00000000">
        <w:rPr>
          <w:rtl w:val="0"/>
        </w:rPr>
        <w:t xml:space="preserve">McLaughlin H, Peng C, France H, McFall J, Baughman K, Hildebrandt L, et al. Collaborative replications and education project (CREP) [Internet]. Open Science Framework; 2013 [cited 2023 Jul 21]. Available from: </w:t>
      </w:r>
      <w:hyperlink r:id="rId38">
        <w:r w:rsidDel="00000000" w:rsidR="00000000" w:rsidRPr="00000000">
          <w:rPr>
            <w:color w:val="0000ff"/>
            <w:u w:val="single"/>
            <w:rtl w:val="0"/>
          </w:rPr>
          <w:t xml:space="preserve">https://osf.io/wfc6u/</w:t>
        </w:r>
      </w:hyperlink>
      <w:r w:rsidDel="00000000" w:rsidR="00000000" w:rsidRPr="00000000">
        <w:rPr>
          <w:rtl w:val="0"/>
        </w:rPr>
      </w:r>
    </w:p>
    <w:p w:rsidR="00000000" w:rsidDel="00000000" w:rsidP="00000000" w:rsidRDefault="00000000" w:rsidRPr="00000000" w14:paraId="000002A8">
      <w:pPr>
        <w:numPr>
          <w:ilvl w:val="0"/>
          <w:numId w:val="1"/>
        </w:numPr>
        <w:spacing w:before="240" w:line="480" w:lineRule="auto"/>
        <w:ind w:left="720" w:hanging="360"/>
        <w:rPr/>
      </w:pPr>
      <w:r w:rsidDel="00000000" w:rsidR="00000000" w:rsidRPr="00000000">
        <w:rPr>
          <w:rtl w:val="0"/>
        </w:rPr>
        <w:t xml:space="preserve">Button, K. S., Adams, R. C., Chambers, C. D., Lawrence, N., Pennington, C. R., Porter, L., ... Roy, J. Protocol: GW4 Undergraduate Psychology Consortium 2019/20. osf.io/p8qr. 2020, April 30</w:t>
      </w:r>
    </w:p>
    <w:p w:rsidR="00000000" w:rsidDel="00000000" w:rsidP="00000000" w:rsidRDefault="00000000" w:rsidRPr="00000000" w14:paraId="000002A9">
      <w:pPr>
        <w:numPr>
          <w:ilvl w:val="0"/>
          <w:numId w:val="1"/>
        </w:numPr>
        <w:spacing w:before="240" w:line="480" w:lineRule="auto"/>
        <w:ind w:left="720" w:hanging="360"/>
        <w:rPr/>
      </w:pPr>
      <w:r w:rsidDel="00000000" w:rsidR="00000000" w:rsidRPr="00000000">
        <w:rPr>
          <w:rtl w:val="0"/>
        </w:rPr>
        <w:t xml:space="preserve">Chopik WJ, Bremner RH, Defever AM, Keller VN. How (and whether) to teach undergraduates about the replication crisis in psychological science. Teach Psychol [Internet]. 2018;45(2):158–63. Available from: </w:t>
      </w:r>
      <w:hyperlink r:id="rId39">
        <w:r w:rsidDel="00000000" w:rsidR="00000000" w:rsidRPr="00000000">
          <w:rPr>
            <w:color w:val="0000ff"/>
            <w:u w:val="single"/>
            <w:rtl w:val="0"/>
          </w:rPr>
          <w:t xml:space="preserve">http://dx.doi.org/10.1177/0098628318762900</w:t>
        </w:r>
      </w:hyperlink>
      <w:r w:rsidDel="00000000" w:rsidR="00000000" w:rsidRPr="00000000">
        <w:rPr>
          <w:rtl w:val="0"/>
        </w:rPr>
      </w:r>
    </w:p>
    <w:p w:rsidR="00000000" w:rsidDel="00000000" w:rsidP="00000000" w:rsidRDefault="00000000" w:rsidRPr="00000000" w14:paraId="000002AA">
      <w:pPr>
        <w:numPr>
          <w:ilvl w:val="0"/>
          <w:numId w:val="1"/>
        </w:numPr>
        <w:spacing w:before="240" w:line="480" w:lineRule="auto"/>
        <w:ind w:left="720" w:hanging="360"/>
        <w:rPr/>
      </w:pPr>
      <w:r w:rsidDel="00000000" w:rsidR="00000000" w:rsidRPr="00000000">
        <w:rPr>
          <w:rtl w:val="0"/>
        </w:rPr>
        <w:t xml:space="preserve">Sacco DF, Brown M. Assessing the efficacy of a training intervention to reduce acceptance of questionable research practices in psychology graduate students. J Empir Res Hum Res Ethics [Internet]. 2019;14(3):209–18. Available from: </w:t>
      </w:r>
      <w:hyperlink r:id="rId40">
        <w:r w:rsidDel="00000000" w:rsidR="00000000" w:rsidRPr="00000000">
          <w:rPr>
            <w:color w:val="0000ff"/>
            <w:u w:val="single"/>
            <w:rtl w:val="0"/>
          </w:rPr>
          <w:t xml:space="preserve">http://dx.doi.org/10.1177/1556264619840525</w:t>
        </w:r>
      </w:hyperlink>
      <w:r w:rsidDel="00000000" w:rsidR="00000000" w:rsidRPr="00000000">
        <w:rPr>
          <w:rtl w:val="0"/>
        </w:rPr>
      </w:r>
    </w:p>
    <w:p w:rsidR="00000000" w:rsidDel="00000000" w:rsidP="00000000" w:rsidRDefault="00000000" w:rsidRPr="00000000" w14:paraId="000002AB">
      <w:pPr>
        <w:numPr>
          <w:ilvl w:val="0"/>
          <w:numId w:val="1"/>
        </w:numPr>
        <w:spacing w:before="240" w:line="480" w:lineRule="auto"/>
        <w:ind w:left="720" w:hanging="360"/>
        <w:rPr/>
      </w:pPr>
      <w:r w:rsidDel="00000000" w:rsidR="00000000" w:rsidRPr="00000000">
        <w:rPr>
          <w:rtl w:val="0"/>
        </w:rPr>
        <w:t xml:space="preserve">Krishna A, Peter SM. Questionable research practices in student final theses - Prevalence, attitudes, and the role of the supervisor’s perceived attitudes. PLoS One [Internet]. 2018;13(8):e0203470. Available from: </w:t>
      </w:r>
      <w:hyperlink r:id="rId41">
        <w:r w:rsidDel="00000000" w:rsidR="00000000" w:rsidRPr="00000000">
          <w:rPr>
            <w:color w:val="0000ff"/>
            <w:u w:val="single"/>
            <w:rtl w:val="0"/>
          </w:rPr>
          <w:t xml:space="preserve">http://dx.doi.org/10.1371/journal.pone.0203470</w:t>
        </w:r>
      </w:hyperlink>
      <w:r w:rsidDel="00000000" w:rsidR="00000000" w:rsidRPr="00000000">
        <w:rPr>
          <w:rtl w:val="0"/>
        </w:rPr>
      </w:r>
    </w:p>
    <w:p w:rsidR="00000000" w:rsidDel="00000000" w:rsidP="00000000" w:rsidRDefault="00000000" w:rsidRPr="00000000" w14:paraId="000002AC">
      <w:pPr>
        <w:numPr>
          <w:ilvl w:val="0"/>
          <w:numId w:val="1"/>
        </w:numPr>
        <w:spacing w:before="240" w:line="480" w:lineRule="auto"/>
        <w:ind w:left="720" w:hanging="360"/>
        <w:rPr/>
      </w:pPr>
      <w:r w:rsidDel="00000000" w:rsidR="00000000" w:rsidRPr="00000000">
        <w:rPr>
          <w:rtl w:val="0"/>
        </w:rPr>
        <w:t xml:space="preserve">Abele-Brehm A, Gollwitzer M, Steinberg U, Schönbrodt FD. Attitudes towards Open Science and public data sharing: A survey among members of the German Psychological Society. Social Psychology [Internet]. 2019;50(4). Available from: </w:t>
      </w:r>
      <w:hyperlink r:id="rId42">
        <w:r w:rsidDel="00000000" w:rsidR="00000000" w:rsidRPr="00000000">
          <w:rPr>
            <w:color w:val="0000ff"/>
            <w:u w:val="single"/>
            <w:rtl w:val="0"/>
          </w:rPr>
          <w:t xml:space="preserve">http://dx.doi.org/https://psycnet.apa.org/doi/10.1027/1864-9335/a000384</w:t>
        </w:r>
      </w:hyperlink>
      <w:r w:rsidDel="00000000" w:rsidR="00000000" w:rsidRPr="00000000">
        <w:rPr>
          <w:rtl w:val="0"/>
        </w:rPr>
      </w:r>
    </w:p>
    <w:p w:rsidR="00000000" w:rsidDel="00000000" w:rsidP="00000000" w:rsidRDefault="00000000" w:rsidRPr="00000000" w14:paraId="000002AD">
      <w:pPr>
        <w:numPr>
          <w:ilvl w:val="0"/>
          <w:numId w:val="1"/>
        </w:numPr>
        <w:spacing w:before="240" w:line="480" w:lineRule="auto"/>
        <w:ind w:left="720" w:hanging="360"/>
        <w:rPr/>
      </w:pPr>
      <w:r w:rsidDel="00000000" w:rsidR="00000000" w:rsidRPr="00000000">
        <w:rPr>
          <w:rtl w:val="0"/>
        </w:rPr>
        <w:t xml:space="preserve">Morey RD, Chambers CD, Etchells PJ, Harris CR, Hoekstra R, Lakens D, et al. The Peer Reviewers’ Openness Initiative: incentivizing open research practices through peer review. R Soc Open Sci [Internet]. 2016;3(1):150547. Available from: </w:t>
      </w:r>
      <w:hyperlink r:id="rId43">
        <w:r w:rsidDel="00000000" w:rsidR="00000000" w:rsidRPr="00000000">
          <w:rPr>
            <w:color w:val="0000ff"/>
            <w:u w:val="single"/>
            <w:rtl w:val="0"/>
          </w:rPr>
          <w:t xml:space="preserve">http://dx.doi.org/10.1098/rsos.150547</w:t>
        </w:r>
      </w:hyperlink>
      <w:r w:rsidDel="00000000" w:rsidR="00000000" w:rsidRPr="00000000">
        <w:rPr>
          <w:rtl w:val="0"/>
        </w:rPr>
      </w:r>
    </w:p>
    <w:p w:rsidR="00000000" w:rsidDel="00000000" w:rsidP="00000000" w:rsidRDefault="00000000" w:rsidRPr="00000000" w14:paraId="000002AE">
      <w:pPr>
        <w:numPr>
          <w:ilvl w:val="0"/>
          <w:numId w:val="1"/>
        </w:numPr>
        <w:spacing w:before="240" w:line="480" w:lineRule="auto"/>
        <w:ind w:left="720" w:hanging="360"/>
        <w:rPr/>
      </w:pPr>
      <w:r w:rsidDel="00000000" w:rsidR="00000000" w:rsidRPr="00000000">
        <w:rPr>
          <w:rtl w:val="0"/>
        </w:rPr>
        <w:t xml:space="preserve">Farran E, Jerrom L, Hamilton A, Daoutis C. Open research practice questionnaire report 2020; University of Surrey [Internet]. PsyArXiv. 2020. Available from: </w:t>
      </w:r>
      <w:hyperlink r:id="rId44">
        <w:r w:rsidDel="00000000" w:rsidR="00000000" w:rsidRPr="00000000">
          <w:rPr>
            <w:color w:val="0000ff"/>
            <w:u w:val="single"/>
            <w:rtl w:val="0"/>
          </w:rPr>
          <w:t xml:space="preserve">http://dx.doi.org/10.31234/osf.io/5nv4s</w:t>
        </w:r>
      </w:hyperlink>
      <w:r w:rsidDel="00000000" w:rsidR="00000000" w:rsidRPr="00000000">
        <w:rPr>
          <w:rtl w:val="0"/>
        </w:rPr>
      </w:r>
    </w:p>
    <w:p w:rsidR="00000000" w:rsidDel="00000000" w:rsidP="00000000" w:rsidRDefault="00000000" w:rsidRPr="00000000" w14:paraId="000002AF">
      <w:pPr>
        <w:numPr>
          <w:ilvl w:val="0"/>
          <w:numId w:val="1"/>
        </w:numPr>
        <w:spacing w:before="240" w:line="480" w:lineRule="auto"/>
        <w:ind w:left="720" w:hanging="360"/>
        <w:rPr/>
      </w:pPr>
      <w:r w:rsidDel="00000000" w:rsidR="00000000" w:rsidRPr="00000000">
        <w:rPr>
          <w:rtl w:val="0"/>
        </w:rPr>
        <w:t xml:space="preserve">Nijmegen OSC. Open Science Community Nijmegen survey 2019 [Internet]. Openscience-nijmegen.nl. [cited 2023 Jul 21]. Available from: </w:t>
      </w:r>
      <w:hyperlink r:id="rId45">
        <w:r w:rsidDel="00000000" w:rsidR="00000000" w:rsidRPr="00000000">
          <w:rPr>
            <w:color w:val="0000ff"/>
            <w:u w:val="single"/>
            <w:rtl w:val="0"/>
          </w:rPr>
          <w:t xml:space="preserve">https://openscience-nijmegen.nl/_pages/OSCN_questionnaire/</w:t>
        </w:r>
      </w:hyperlink>
      <w:r w:rsidDel="00000000" w:rsidR="00000000" w:rsidRPr="00000000">
        <w:rPr>
          <w:rtl w:val="0"/>
        </w:rPr>
      </w:r>
    </w:p>
    <w:p w:rsidR="00000000" w:rsidDel="00000000" w:rsidP="00000000" w:rsidRDefault="00000000" w:rsidRPr="00000000" w14:paraId="000002B0">
      <w:pPr>
        <w:numPr>
          <w:ilvl w:val="0"/>
          <w:numId w:val="1"/>
        </w:numPr>
        <w:spacing w:before="240" w:line="480" w:lineRule="auto"/>
        <w:ind w:left="720" w:hanging="360"/>
        <w:rPr/>
      </w:pPr>
      <w:r w:rsidDel="00000000" w:rsidR="00000000" w:rsidRPr="00000000">
        <w:rPr>
          <w:rtl w:val="0"/>
        </w:rPr>
        <w:t xml:space="preserve">UK Reproducibility Network [Internet]. Ukrn.org. [cited 2023 Jul 21]. Available from: </w:t>
      </w:r>
      <w:hyperlink r:id="rId46">
        <w:r w:rsidDel="00000000" w:rsidR="00000000" w:rsidRPr="00000000">
          <w:rPr>
            <w:color w:val="0000ff"/>
            <w:u w:val="single"/>
            <w:rtl w:val="0"/>
          </w:rPr>
          <w:t xml:space="preserve">https://www.ukrn.org</w:t>
        </w:r>
      </w:hyperlink>
      <w:r w:rsidDel="00000000" w:rsidR="00000000" w:rsidRPr="00000000">
        <w:rPr>
          <w:rtl w:val="0"/>
        </w:rPr>
      </w:r>
    </w:p>
    <w:p w:rsidR="00000000" w:rsidDel="00000000" w:rsidP="00000000" w:rsidRDefault="00000000" w:rsidRPr="00000000" w14:paraId="000002B1">
      <w:pPr>
        <w:numPr>
          <w:ilvl w:val="0"/>
          <w:numId w:val="1"/>
        </w:numPr>
        <w:spacing w:before="240" w:line="480" w:lineRule="auto"/>
        <w:ind w:left="720" w:hanging="360"/>
        <w:rPr/>
      </w:pPr>
      <w:r w:rsidDel="00000000" w:rsidR="00000000" w:rsidRPr="00000000">
        <w:rPr>
          <w:rtl w:val="0"/>
        </w:rPr>
        <w:t xml:space="preserve">Open Science Collaboration. Estimating the reproducibility of psychological science. Science [Internet]. 2015;349(6251):aac4716–aac4716. Available from: </w:t>
      </w:r>
      <w:hyperlink r:id="rId47">
        <w:r w:rsidDel="00000000" w:rsidR="00000000" w:rsidRPr="00000000">
          <w:rPr>
            <w:color w:val="0000ff"/>
            <w:u w:val="single"/>
            <w:rtl w:val="0"/>
          </w:rPr>
          <w:t xml:space="preserve">http://dx.doi.org/10.1126/science.aac4716</w:t>
        </w:r>
      </w:hyperlink>
      <w:r w:rsidDel="00000000" w:rsidR="00000000" w:rsidRPr="00000000">
        <w:rPr>
          <w:rtl w:val="0"/>
        </w:rPr>
      </w:r>
    </w:p>
    <w:p w:rsidR="00000000" w:rsidDel="00000000" w:rsidP="00000000" w:rsidRDefault="00000000" w:rsidRPr="00000000" w14:paraId="000002B2">
      <w:pPr>
        <w:numPr>
          <w:ilvl w:val="0"/>
          <w:numId w:val="1"/>
        </w:numPr>
        <w:spacing w:before="240" w:line="480" w:lineRule="auto"/>
        <w:ind w:left="720" w:hanging="360"/>
        <w:rPr/>
      </w:pPr>
      <w:r w:rsidDel="00000000" w:rsidR="00000000" w:rsidRPr="00000000">
        <w:rPr>
          <w:rtl w:val="0"/>
        </w:rPr>
        <w:t xml:space="preserve">UNESCO Recommendation on Open Science [Internet]. Unesco.org. 2023 [cited 2023 Jul 21]. Available from: </w:t>
      </w:r>
      <w:hyperlink r:id="rId48">
        <w:r w:rsidDel="00000000" w:rsidR="00000000" w:rsidRPr="00000000">
          <w:rPr>
            <w:color w:val="0000ff"/>
            <w:u w:val="single"/>
            <w:rtl w:val="0"/>
          </w:rPr>
          <w:t xml:space="preserve">https://www.unesco.org/en/open-science/about</w:t>
        </w:r>
      </w:hyperlink>
      <w:r w:rsidDel="00000000" w:rsidR="00000000" w:rsidRPr="00000000">
        <w:rPr>
          <w:rtl w:val="0"/>
        </w:rPr>
      </w:r>
    </w:p>
    <w:p w:rsidR="00000000" w:rsidDel="00000000" w:rsidP="00000000" w:rsidRDefault="00000000" w:rsidRPr="00000000" w14:paraId="000002B3">
      <w:pPr>
        <w:numPr>
          <w:ilvl w:val="0"/>
          <w:numId w:val="1"/>
        </w:numPr>
        <w:spacing w:before="240" w:line="480" w:lineRule="auto"/>
        <w:ind w:left="720" w:hanging="360"/>
        <w:rPr/>
      </w:pPr>
      <w:r w:rsidDel="00000000" w:rsidR="00000000" w:rsidRPr="00000000">
        <w:rPr>
          <w:rtl w:val="0"/>
        </w:rPr>
        <w:t xml:space="preserve">Brierley L, Nanni F, Polka JK, Dey G, Pálfy M, Fraser N, et al. Tracking changes between preprint posting and journal publication during a pandemic. PLoS Biol [Internet]. 2022;20(2):e3001285. Available from: </w:t>
      </w:r>
      <w:hyperlink r:id="rId49">
        <w:r w:rsidDel="00000000" w:rsidR="00000000" w:rsidRPr="00000000">
          <w:rPr>
            <w:color w:val="0000ff"/>
            <w:u w:val="single"/>
            <w:rtl w:val="0"/>
          </w:rPr>
          <w:t xml:space="preserve">http://dx.doi.org/10.1371/journal.pbio.3001285</w:t>
        </w:r>
      </w:hyperlink>
      <w:r w:rsidDel="00000000" w:rsidR="00000000" w:rsidRPr="00000000">
        <w:rPr>
          <w:rtl w:val="0"/>
        </w:rPr>
      </w:r>
    </w:p>
    <w:p w:rsidR="00000000" w:rsidDel="00000000" w:rsidP="00000000" w:rsidRDefault="00000000" w:rsidRPr="00000000" w14:paraId="000002B4">
      <w:pPr>
        <w:numPr>
          <w:ilvl w:val="0"/>
          <w:numId w:val="1"/>
        </w:numPr>
        <w:spacing w:before="240" w:line="480" w:lineRule="auto"/>
        <w:ind w:left="720" w:hanging="360"/>
        <w:rPr/>
      </w:pPr>
      <w:r w:rsidDel="00000000" w:rsidR="00000000" w:rsidRPr="00000000">
        <w:rPr>
          <w:rtl w:val="0"/>
        </w:rPr>
        <w:t xml:space="preserve">Chambers C. What’s next for registered reports? Nature [Internet]. 2019;573(7773):187–9. Available from: </w:t>
      </w:r>
      <w:hyperlink r:id="rId50">
        <w:r w:rsidDel="00000000" w:rsidR="00000000" w:rsidRPr="00000000">
          <w:rPr>
            <w:color w:val="0000ff"/>
            <w:u w:val="single"/>
            <w:rtl w:val="0"/>
          </w:rPr>
          <w:t xml:space="preserve">http://dx.doi.org/10.1038/d41586-019-02674-6</w:t>
        </w:r>
      </w:hyperlink>
      <w:r w:rsidDel="00000000" w:rsidR="00000000" w:rsidRPr="00000000">
        <w:rPr>
          <w:rtl w:val="0"/>
        </w:rPr>
      </w:r>
    </w:p>
    <w:p w:rsidR="00000000" w:rsidDel="00000000" w:rsidP="00000000" w:rsidRDefault="00000000" w:rsidRPr="00000000" w14:paraId="000002B5">
      <w:pPr>
        <w:numPr>
          <w:ilvl w:val="0"/>
          <w:numId w:val="1"/>
        </w:numPr>
        <w:spacing w:before="240" w:line="480" w:lineRule="auto"/>
        <w:ind w:left="720" w:hanging="360"/>
        <w:rPr/>
      </w:pPr>
      <w:r w:rsidDel="00000000" w:rsidR="00000000" w:rsidRPr="00000000">
        <w:rPr>
          <w:rtl w:val="0"/>
        </w:rPr>
        <w:t xml:space="preserve">Chambers CD, Tzavella L. The past, present and future of Registered Reports. Nat Hum Behav [Internet]. 2022;6(1):29–42. Available from: </w:t>
      </w:r>
      <w:hyperlink r:id="rId51">
        <w:r w:rsidDel="00000000" w:rsidR="00000000" w:rsidRPr="00000000">
          <w:rPr>
            <w:color w:val="0000ff"/>
            <w:u w:val="single"/>
            <w:rtl w:val="0"/>
          </w:rPr>
          <w:t xml:space="preserve">http://dx.doi.org/10.1038/s41562-021-01193-7</w:t>
        </w:r>
      </w:hyperlink>
      <w:r w:rsidDel="00000000" w:rsidR="00000000" w:rsidRPr="00000000">
        <w:rPr>
          <w:rtl w:val="0"/>
        </w:rPr>
      </w:r>
    </w:p>
    <w:p w:rsidR="00000000" w:rsidDel="00000000" w:rsidP="00000000" w:rsidRDefault="00000000" w:rsidRPr="00000000" w14:paraId="000002B6">
      <w:pPr>
        <w:numPr>
          <w:ilvl w:val="0"/>
          <w:numId w:val="1"/>
        </w:numPr>
        <w:spacing w:before="240" w:line="480" w:lineRule="auto"/>
        <w:ind w:left="720" w:hanging="360"/>
        <w:rPr/>
      </w:pPr>
      <w:r w:rsidDel="00000000" w:rsidR="00000000" w:rsidRPr="00000000">
        <w:rPr>
          <w:rtl w:val="0"/>
        </w:rPr>
        <w:t xml:space="preserve">Pennington C. A student’s guide to Open Science: Using the replication crisis to reform psychology. Buckingham, England: Open University Press; 2023</w:t>
      </w:r>
    </w:p>
    <w:p w:rsidR="00000000" w:rsidDel="00000000" w:rsidP="00000000" w:rsidRDefault="00000000" w:rsidRPr="00000000" w14:paraId="000002B7">
      <w:pPr>
        <w:numPr>
          <w:ilvl w:val="0"/>
          <w:numId w:val="1"/>
        </w:numPr>
        <w:spacing w:before="240" w:line="480" w:lineRule="auto"/>
        <w:ind w:left="720" w:hanging="360"/>
        <w:rPr/>
      </w:pPr>
      <w:r w:rsidDel="00000000" w:rsidR="00000000" w:rsidRPr="00000000">
        <w:rPr>
          <w:rtl w:val="0"/>
        </w:rPr>
        <w:t xml:space="preserve">Ball, R., Bowman, S. D., Christensen, G., Frant, M. C., Hinsen, K., ... Breznau, N. Course syllabi for open and reproducible methods. osf.io/vkhbt. 2022, December 14</w:t>
      </w:r>
    </w:p>
    <w:p w:rsidR="00000000" w:rsidDel="00000000" w:rsidP="00000000" w:rsidRDefault="00000000" w:rsidRPr="00000000" w14:paraId="000002B8">
      <w:pPr>
        <w:numPr>
          <w:ilvl w:val="0"/>
          <w:numId w:val="1"/>
        </w:numPr>
        <w:spacing w:before="240" w:line="480" w:lineRule="auto"/>
        <w:ind w:left="720" w:hanging="360"/>
        <w:rPr/>
      </w:pPr>
      <w:r w:rsidDel="00000000" w:rsidR="00000000" w:rsidRPr="00000000">
        <w:rPr>
          <w:rtl w:val="0"/>
        </w:rPr>
        <w:t xml:space="preserve">Davis, W. E., Sellers, P. D., Miller, E. M., Machluf, K., Peters, S. J., Salvatore, J., ... Steltenpohl, C. N. Open Science Teaching Resources and Pedagogy. osf.io/765e3. 2023, May 2</w:t>
      </w:r>
    </w:p>
    <w:p w:rsidR="00000000" w:rsidDel="00000000" w:rsidP="00000000" w:rsidRDefault="00000000" w:rsidRPr="00000000" w14:paraId="000002B9">
      <w:pPr>
        <w:numPr>
          <w:ilvl w:val="0"/>
          <w:numId w:val="1"/>
        </w:numPr>
        <w:spacing w:before="240" w:line="480" w:lineRule="auto"/>
        <w:ind w:left="720" w:hanging="360"/>
        <w:rPr/>
      </w:pPr>
      <w:r w:rsidDel="00000000" w:rsidR="00000000" w:rsidRPr="00000000">
        <w:rPr>
          <w:rtl w:val="0"/>
        </w:rPr>
        <w:t xml:space="preserve">Button KS, Chambers CD, Lawrence N, Munafò MR. Grassroots training for reproducible science: A consortium-based approach to the empirical dissertation. Psychol Learn Teach [Internet]. 2020;19(1):77–90. Available from: </w:t>
      </w:r>
      <w:hyperlink r:id="rId52">
        <w:r w:rsidDel="00000000" w:rsidR="00000000" w:rsidRPr="00000000">
          <w:rPr>
            <w:color w:val="0000ff"/>
            <w:u w:val="single"/>
            <w:rtl w:val="0"/>
          </w:rPr>
          <w:t xml:space="preserve">http://dx.doi.org/10.1177/1475725719857659</w:t>
        </w:r>
      </w:hyperlink>
      <w:r w:rsidDel="00000000" w:rsidR="00000000" w:rsidRPr="00000000">
        <w:rPr>
          <w:rtl w:val="0"/>
        </w:rPr>
      </w:r>
    </w:p>
    <w:p w:rsidR="00000000" w:rsidDel="00000000" w:rsidP="00000000" w:rsidRDefault="00000000" w:rsidRPr="00000000" w14:paraId="000002BA">
      <w:pPr>
        <w:spacing w:before="240" w:line="480" w:lineRule="auto"/>
        <w:rPr/>
      </w:pPr>
      <w:r w:rsidDel="00000000" w:rsidR="00000000" w:rsidRPr="00000000">
        <w:rPr>
          <w:rtl w:val="0"/>
        </w:rPr>
      </w:r>
    </w:p>
    <w:p w:rsidR="00000000" w:rsidDel="00000000" w:rsidP="00000000" w:rsidRDefault="00000000" w:rsidRPr="00000000" w14:paraId="000002BB">
      <w:pPr>
        <w:spacing w:before="240" w:line="480" w:lineRule="auto"/>
        <w:ind w:firstLine="0"/>
        <w:rPr/>
      </w:pPr>
      <w:r w:rsidDel="00000000" w:rsidR="00000000" w:rsidRPr="00000000">
        <w:rPr>
          <w:rtl w:val="0"/>
        </w:rPr>
      </w:r>
    </w:p>
    <w:sectPr>
      <w:footerReference r:id="rId53" w:type="default"/>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Priya Silverstein" w:id="1" w:date="2024-01-31T13:56:01Z">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these references: https://doi.org/10.7554/eLife.71601, https://doi.org/10.1007/s13164-018-0400-9, https://doi.org/10.1126/science.aaf0918</w:t>
      </w:r>
    </w:p>
  </w:comment>
  <w:comment w:author="Priya Silverstein" w:id="0" w:date="2024-01-31T13:38:02Z">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title page should look like this: https://journals.plos.org/plosone/s/file?id=ba62/PLOSOne_formatting_sample_title_authors_affiliations.pdf</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2BE" w15:done="0"/>
  <w15:commentEx w15:paraId="000002BF"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Droid Sans Mon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GB"/>
      </w:rPr>
    </w:rPrDefault>
    <w:pPrDefault>
      <w:pPr>
        <w:spacing w:after="160" w:line="360" w:lineRule="auto"/>
        <w:ind w:firstLine="72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firstLine="0"/>
      <w:jc w:val="center"/>
    </w:pPr>
    <w:rPr>
      <w:b w:val="1"/>
      <w:sz w:val="24"/>
      <w:szCs w:val="24"/>
    </w:rPr>
  </w:style>
  <w:style w:type="paragraph" w:styleId="Heading2">
    <w:name w:val="heading 2"/>
    <w:basedOn w:val="Normal"/>
    <w:next w:val="Normal"/>
    <w:pPr>
      <w:ind w:firstLine="0"/>
    </w:pPr>
    <w:rPr>
      <w:b w:val="1"/>
    </w:rPr>
  </w:style>
  <w:style w:type="paragraph" w:styleId="Heading3">
    <w:name w:val="heading 3"/>
    <w:basedOn w:val="Normal"/>
    <w:next w:val="Normal"/>
    <w:pPr>
      <w:ind w:firstLine="0"/>
    </w:pPr>
    <w:rPr>
      <w:i w:val="1"/>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0A3047"/>
    <w:pPr>
      <w:spacing w:line="360" w:lineRule="auto"/>
      <w:ind w:firstLine="720"/>
    </w:pPr>
    <w:rPr>
      <w:rFonts w:ascii="Arial" w:cs="Arial" w:hAnsi="Arial"/>
    </w:rPr>
  </w:style>
  <w:style w:type="paragraph" w:styleId="Heading1">
    <w:name w:val="heading 1"/>
    <w:basedOn w:val="Heading2"/>
    <w:next w:val="Normal"/>
    <w:link w:val="Heading1Char"/>
    <w:uiPriority w:val="9"/>
    <w:qFormat w:val="1"/>
    <w:rsid w:val="005901C8"/>
    <w:pPr>
      <w:jc w:val="center"/>
      <w:outlineLvl w:val="0"/>
    </w:pPr>
    <w:rPr>
      <w:sz w:val="24"/>
      <w:szCs w:val="24"/>
    </w:rPr>
  </w:style>
  <w:style w:type="paragraph" w:styleId="Heading2">
    <w:name w:val="heading 2"/>
    <w:basedOn w:val="Normal"/>
    <w:next w:val="Normal"/>
    <w:link w:val="Heading2Char"/>
    <w:uiPriority w:val="9"/>
    <w:unhideWhenUsed w:val="1"/>
    <w:qFormat w:val="1"/>
    <w:rsid w:val="005901C8"/>
    <w:pPr>
      <w:ind w:firstLine="0"/>
      <w:outlineLvl w:val="1"/>
    </w:pPr>
    <w:rPr>
      <w:b w:val="1"/>
      <w:bCs w:val="1"/>
    </w:rPr>
  </w:style>
  <w:style w:type="paragraph" w:styleId="Heading3">
    <w:name w:val="heading 3"/>
    <w:basedOn w:val="Normal"/>
    <w:next w:val="Normal"/>
    <w:link w:val="Heading3Char"/>
    <w:uiPriority w:val="9"/>
    <w:unhideWhenUsed w:val="1"/>
    <w:qFormat w:val="1"/>
    <w:rsid w:val="00651EC1"/>
    <w:pPr>
      <w:ind w:firstLine="0"/>
      <w:outlineLvl w:val="2"/>
    </w:pPr>
    <w:rPr>
      <w:i w:val="1"/>
      <w:iCs w:val="1"/>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8C2228"/>
    <w:pPr>
      <w:tabs>
        <w:tab w:val="center" w:pos="4513"/>
        <w:tab w:val="right" w:pos="9026"/>
      </w:tabs>
      <w:spacing w:after="0" w:line="240" w:lineRule="auto"/>
    </w:pPr>
  </w:style>
  <w:style w:type="character" w:styleId="HeaderChar" w:customStyle="1">
    <w:name w:val="Header Char"/>
    <w:basedOn w:val="DefaultParagraphFont"/>
    <w:link w:val="Header"/>
    <w:uiPriority w:val="99"/>
    <w:rsid w:val="008C2228"/>
  </w:style>
  <w:style w:type="paragraph" w:styleId="Footer">
    <w:name w:val="footer"/>
    <w:basedOn w:val="Normal"/>
    <w:link w:val="FooterChar"/>
    <w:uiPriority w:val="99"/>
    <w:unhideWhenUsed w:val="1"/>
    <w:rsid w:val="008C2228"/>
    <w:pPr>
      <w:tabs>
        <w:tab w:val="center" w:pos="4513"/>
        <w:tab w:val="right" w:pos="9026"/>
      </w:tabs>
      <w:spacing w:after="0" w:line="240" w:lineRule="auto"/>
    </w:pPr>
  </w:style>
  <w:style w:type="character" w:styleId="FooterChar" w:customStyle="1">
    <w:name w:val="Footer Char"/>
    <w:basedOn w:val="DefaultParagraphFont"/>
    <w:link w:val="Footer"/>
    <w:uiPriority w:val="99"/>
    <w:rsid w:val="008C2228"/>
  </w:style>
  <w:style w:type="paragraph" w:styleId="ListParagraph">
    <w:name w:val="List Paragraph"/>
    <w:basedOn w:val="Normal"/>
    <w:uiPriority w:val="34"/>
    <w:qFormat w:val="1"/>
    <w:rsid w:val="00640DAC"/>
    <w:pPr>
      <w:ind w:left="720"/>
      <w:contextualSpacing w:val="1"/>
    </w:pPr>
  </w:style>
  <w:style w:type="table" w:styleId="TableGrid">
    <w:name w:val="Table Grid"/>
    <w:basedOn w:val="TableNormal"/>
    <w:uiPriority w:val="39"/>
    <w:rsid w:val="00FB4123"/>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character" w:styleId="CommentReference">
    <w:name w:val="annotation reference"/>
    <w:basedOn w:val="DefaultParagraphFont"/>
    <w:uiPriority w:val="99"/>
    <w:semiHidden w:val="1"/>
    <w:unhideWhenUsed w:val="1"/>
    <w:rsid w:val="00B1136E"/>
    <w:rPr>
      <w:sz w:val="16"/>
      <w:szCs w:val="16"/>
    </w:rPr>
  </w:style>
  <w:style w:type="paragraph" w:styleId="CommentText">
    <w:name w:val="annotation text"/>
    <w:basedOn w:val="Normal"/>
    <w:link w:val="CommentTextChar"/>
    <w:uiPriority w:val="99"/>
    <w:unhideWhenUsed w:val="1"/>
    <w:rsid w:val="00B1136E"/>
    <w:pPr>
      <w:spacing w:line="240" w:lineRule="auto"/>
    </w:pPr>
    <w:rPr>
      <w:sz w:val="20"/>
      <w:szCs w:val="20"/>
    </w:rPr>
  </w:style>
  <w:style w:type="character" w:styleId="CommentTextChar" w:customStyle="1">
    <w:name w:val="Comment Text Char"/>
    <w:basedOn w:val="DefaultParagraphFont"/>
    <w:link w:val="CommentText"/>
    <w:uiPriority w:val="99"/>
    <w:rsid w:val="00B1136E"/>
    <w:rPr>
      <w:sz w:val="20"/>
      <w:szCs w:val="20"/>
    </w:rPr>
  </w:style>
  <w:style w:type="paragraph" w:styleId="CommentSubject">
    <w:name w:val="annotation subject"/>
    <w:basedOn w:val="CommentText"/>
    <w:next w:val="CommentText"/>
    <w:link w:val="CommentSubjectChar"/>
    <w:uiPriority w:val="99"/>
    <w:semiHidden w:val="1"/>
    <w:unhideWhenUsed w:val="1"/>
    <w:rsid w:val="00B1136E"/>
    <w:rPr>
      <w:b w:val="1"/>
      <w:bCs w:val="1"/>
    </w:rPr>
  </w:style>
  <w:style w:type="character" w:styleId="CommentSubjectChar" w:customStyle="1">
    <w:name w:val="Comment Subject Char"/>
    <w:basedOn w:val="CommentTextChar"/>
    <w:link w:val="CommentSubject"/>
    <w:uiPriority w:val="99"/>
    <w:semiHidden w:val="1"/>
    <w:rsid w:val="00B1136E"/>
    <w:rPr>
      <w:b w:val="1"/>
      <w:bCs w:val="1"/>
      <w:sz w:val="20"/>
      <w:szCs w:val="20"/>
    </w:rPr>
  </w:style>
  <w:style w:type="paragraph" w:styleId="BalloonText">
    <w:name w:val="Balloon Text"/>
    <w:basedOn w:val="Normal"/>
    <w:link w:val="BalloonTextChar"/>
    <w:uiPriority w:val="99"/>
    <w:semiHidden w:val="1"/>
    <w:unhideWhenUsed w:val="1"/>
    <w:rsid w:val="00B1136E"/>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B1136E"/>
    <w:rPr>
      <w:rFonts w:ascii="Segoe UI" w:cs="Segoe UI" w:hAnsi="Segoe UI"/>
      <w:sz w:val="18"/>
      <w:szCs w:val="18"/>
    </w:rPr>
  </w:style>
  <w:style w:type="character" w:styleId="Hyperlink">
    <w:name w:val="Hyperlink"/>
    <w:basedOn w:val="DefaultParagraphFont"/>
    <w:uiPriority w:val="99"/>
    <w:unhideWhenUsed w:val="1"/>
    <w:rsid w:val="00771532"/>
    <w:rPr>
      <w:color w:val="0000ff"/>
      <w:u w:val="single"/>
    </w:rPr>
  </w:style>
  <w:style w:type="paragraph" w:styleId="Revision">
    <w:name w:val="Revision"/>
    <w:hidden w:val="1"/>
    <w:uiPriority w:val="99"/>
    <w:semiHidden w:val="1"/>
    <w:rsid w:val="00F21585"/>
    <w:pPr>
      <w:spacing w:after="0" w:line="240" w:lineRule="auto"/>
    </w:pPr>
  </w:style>
  <w:style w:type="character" w:styleId="normaltextrun" w:customStyle="1">
    <w:name w:val="normaltextrun"/>
    <w:basedOn w:val="DefaultParagraphFont"/>
    <w:rsid w:val="00A65AE2"/>
  </w:style>
  <w:style w:type="character" w:styleId="spellingerror" w:customStyle="1">
    <w:name w:val="spellingerror"/>
    <w:basedOn w:val="DefaultParagraphFont"/>
    <w:rsid w:val="00422724"/>
  </w:style>
  <w:style w:type="character" w:styleId="UnresolvedMention1" w:customStyle="1">
    <w:name w:val="Unresolved Mention1"/>
    <w:basedOn w:val="DefaultParagraphFont"/>
    <w:uiPriority w:val="99"/>
    <w:semiHidden w:val="1"/>
    <w:unhideWhenUsed w:val="1"/>
    <w:rsid w:val="00974D0E"/>
    <w:rPr>
      <w:color w:val="605e5c"/>
      <w:shd w:color="auto" w:fill="e1dfdd" w:val="clear"/>
    </w:rPr>
  </w:style>
  <w:style w:type="paragraph" w:styleId="NormalWeb">
    <w:name w:val="Normal (Web)"/>
    <w:basedOn w:val="Normal"/>
    <w:uiPriority w:val="99"/>
    <w:semiHidden w:val="1"/>
    <w:unhideWhenUsed w:val="1"/>
    <w:rsid w:val="00881A3E"/>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Heading2Char" w:customStyle="1">
    <w:name w:val="Heading 2 Char"/>
    <w:basedOn w:val="DefaultParagraphFont"/>
    <w:link w:val="Heading2"/>
    <w:uiPriority w:val="9"/>
    <w:rsid w:val="005901C8"/>
    <w:rPr>
      <w:rFonts w:ascii="Arial" w:cs="Arial" w:hAnsi="Arial"/>
      <w:b w:val="1"/>
      <w:bCs w:val="1"/>
    </w:rPr>
  </w:style>
  <w:style w:type="character" w:styleId="Heading3Char" w:customStyle="1">
    <w:name w:val="Heading 3 Char"/>
    <w:basedOn w:val="DefaultParagraphFont"/>
    <w:link w:val="Heading3"/>
    <w:uiPriority w:val="9"/>
    <w:rsid w:val="00651EC1"/>
    <w:rPr>
      <w:rFonts w:ascii="Arial" w:cs="Arial" w:hAnsi="Arial"/>
      <w:i w:val="1"/>
      <w:iCs w:val="1"/>
    </w:rPr>
  </w:style>
  <w:style w:type="character" w:styleId="Heading1Char" w:customStyle="1">
    <w:name w:val="Heading 1 Char"/>
    <w:basedOn w:val="DefaultParagraphFont"/>
    <w:link w:val="Heading1"/>
    <w:uiPriority w:val="9"/>
    <w:rsid w:val="005901C8"/>
    <w:rPr>
      <w:rFonts w:ascii="Arial" w:cs="Arial" w:hAnsi="Arial"/>
      <w:b w:val="1"/>
      <w:bCs w:val="1"/>
      <w:sz w:val="24"/>
      <w:szCs w:val="24"/>
    </w:rPr>
  </w:style>
  <w:style w:type="character" w:styleId="FollowedHyperlink">
    <w:name w:val="FollowedHyperlink"/>
    <w:basedOn w:val="DefaultParagraphFont"/>
    <w:uiPriority w:val="99"/>
    <w:semiHidden w:val="1"/>
    <w:unhideWhenUsed w:val="1"/>
    <w:rsid w:val="00C96503"/>
    <w:rPr>
      <w:color w:val="954f72" w:themeColor="followedHyperlink"/>
      <w:u w:val="single"/>
    </w:rPr>
  </w:style>
  <w:style w:type="character" w:styleId="UnresolvedMention">
    <w:name w:val="Unresolved Mention"/>
    <w:basedOn w:val="DefaultParagraphFont"/>
    <w:uiPriority w:val="99"/>
    <w:semiHidden w:val="1"/>
    <w:unhideWhenUsed w:val="1"/>
    <w:rsid w:val="00BF4F56"/>
    <w:rPr>
      <w:color w:val="605e5c"/>
      <w:shd w:color="auto" w:fill="e1dfdd" w:val="clear"/>
    </w:rPr>
  </w:style>
  <w:style w:type="character" w:styleId="cf01" w:customStyle="1">
    <w:name w:val="cf01"/>
    <w:basedOn w:val="DefaultParagraphFont"/>
    <w:rsid w:val="00755ECC"/>
    <w:rPr>
      <w:rFonts w:ascii="Segoe UI" w:cs="Segoe UI" w:hAnsi="Segoe UI" w:hint="default"/>
      <w:sz w:val="18"/>
      <w:szCs w:val="18"/>
    </w:rPr>
  </w:style>
  <w:style w:type="character" w:styleId="cf11" w:customStyle="1">
    <w:name w:val="cf11"/>
    <w:basedOn w:val="DefaultParagraphFont"/>
    <w:rsid w:val="00C2415A"/>
    <w:rPr>
      <w:rFonts w:ascii="Segoe UI" w:cs="Segoe UI" w:hAnsi="Segoe UI" w:hint="default"/>
      <w:color w:val="0000ff"/>
      <w:sz w:val="18"/>
      <w:szCs w:val="18"/>
      <w:u w:val="single"/>
      <w:shd w:color="auto" w:fill="fcfcfc" w:val="clear"/>
    </w:rPr>
  </w:style>
  <w:style w:type="paragraph" w:styleId="HTMLPreformatted">
    <w:name w:val="HTML Preformatted"/>
    <w:basedOn w:val="Normal"/>
    <w:link w:val="HTMLPreformattedChar"/>
    <w:uiPriority w:val="99"/>
    <w:unhideWhenUsed w:val="1"/>
    <w:rsid w:val="006236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pPr>
    <w:rPr>
      <w:rFonts w:ascii="Courier New" w:cs="Courier New" w:eastAsia="Times New Roman" w:hAnsi="Courier New"/>
      <w:sz w:val="20"/>
      <w:szCs w:val="20"/>
      <w:lang w:eastAsia="en-GB"/>
    </w:rPr>
  </w:style>
  <w:style w:type="character" w:styleId="HTMLPreformattedChar" w:customStyle="1">
    <w:name w:val="HTML Preformatted Char"/>
    <w:basedOn w:val="DefaultParagraphFont"/>
    <w:link w:val="HTMLPreformatted"/>
    <w:uiPriority w:val="99"/>
    <w:rsid w:val="00623695"/>
    <w:rPr>
      <w:rFonts w:ascii="Courier New" w:cs="Courier New" w:eastAsia="Times New Roman" w:hAnsi="Courier New"/>
      <w:sz w:val="20"/>
      <w:szCs w:val="20"/>
      <w:lang w:eastAsia="en-GB"/>
    </w:rPr>
  </w:style>
  <w:style w:type="character" w:styleId="gnd-iwgdh3b" w:customStyle="1">
    <w:name w:val="gnd-iwgdh3b"/>
    <w:basedOn w:val="DefaultParagraphFont"/>
    <w:rsid w:val="00623695"/>
  </w:style>
  <w:style w:type="character" w:styleId="gnd-iwgdo3b" w:customStyle="1">
    <w:name w:val="gnd-iwgdo3b"/>
    <w:basedOn w:val="DefaultParagraphFont"/>
    <w:rsid w:val="00623695"/>
  </w:style>
  <w:style w:type="character" w:styleId="gnd-iwgdn2b" w:customStyle="1">
    <w:name w:val="gnd-iwgdn2b"/>
    <w:basedOn w:val="DefaultParagraphFont"/>
    <w:rsid w:val="00623695"/>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dx.doi.org/10.1177/1556264619840525" TargetMode="External"/><Relationship Id="rId42" Type="http://schemas.openxmlformats.org/officeDocument/2006/relationships/hyperlink" Target="http://dx.doi.org/https://psycnet.apa.org/doi/10.1027/1864-9335/a000384" TargetMode="External"/><Relationship Id="rId41" Type="http://schemas.openxmlformats.org/officeDocument/2006/relationships/hyperlink" Target="http://dx.doi.org/10.1371/journal.pone.0203470" TargetMode="External"/><Relationship Id="rId44" Type="http://schemas.openxmlformats.org/officeDocument/2006/relationships/hyperlink" Target="http://dx.doi.org/10.31234/osf.io/5nv4s" TargetMode="External"/><Relationship Id="rId43" Type="http://schemas.openxmlformats.org/officeDocument/2006/relationships/hyperlink" Target="http://dx.doi.org/10.1098/rsos.150547" TargetMode="External"/><Relationship Id="rId46" Type="http://schemas.openxmlformats.org/officeDocument/2006/relationships/hyperlink" Target="https://www.ukrn.org" TargetMode="External"/><Relationship Id="rId45" Type="http://schemas.openxmlformats.org/officeDocument/2006/relationships/hyperlink" Target="https://openscience-nijmegen.nl/_pages/OSCN_questionnaire/"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katie.gilligan-lee@ucd.ie" TargetMode="External"/><Relationship Id="rId48" Type="http://schemas.openxmlformats.org/officeDocument/2006/relationships/hyperlink" Target="https://www.unesco.org/en/open-science/about" TargetMode="External"/><Relationship Id="rId47" Type="http://schemas.openxmlformats.org/officeDocument/2006/relationships/hyperlink" Target="http://dx.doi.org/10.1126/science.aac4716" TargetMode="External"/><Relationship Id="rId49" Type="http://schemas.openxmlformats.org/officeDocument/2006/relationships/hyperlink" Target="http://dx.doi.org/10.1371/journal.pbio.3001285"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hyperlink" Target="http://dx.doi.org/10.1371/journal.pbio.3000246" TargetMode="External"/><Relationship Id="rId30" Type="http://schemas.openxmlformats.org/officeDocument/2006/relationships/hyperlink" Target="http://dx.doi.org/10.1080/15248372.2012.646613" TargetMode="External"/><Relationship Id="rId33" Type="http://schemas.openxmlformats.org/officeDocument/2006/relationships/hyperlink" Target="http://dx.doi.org/10.7717/peerj.175" TargetMode="External"/><Relationship Id="rId32" Type="http://schemas.openxmlformats.org/officeDocument/2006/relationships/hyperlink" Target="https://www.digital-science.com/resource/the-state-of-open-data-2019/" TargetMode="External"/><Relationship Id="rId35" Type="http://schemas.openxmlformats.org/officeDocument/2006/relationships/hyperlink" Target="http://dx.doi.org/10.1177/1475725719875844" TargetMode="External"/><Relationship Id="rId34" Type="http://schemas.openxmlformats.org/officeDocument/2006/relationships/hyperlink" Target="http://dx.doi.org/10.1098/rsos.221255" TargetMode="External"/><Relationship Id="rId37" Type="http://schemas.openxmlformats.org/officeDocument/2006/relationships/hyperlink" Target="http://dx.doi.org/10.3389/fpsyg.2019.00564" TargetMode="External"/><Relationship Id="rId36" Type="http://schemas.openxmlformats.org/officeDocument/2006/relationships/hyperlink" Target="http://dx.doi.org/10.1038/s41562-021-01269-4" TargetMode="External"/><Relationship Id="rId39" Type="http://schemas.openxmlformats.org/officeDocument/2006/relationships/hyperlink" Target="http://dx.doi.org/10.1177/0098628318762900" TargetMode="External"/><Relationship Id="rId38" Type="http://schemas.openxmlformats.org/officeDocument/2006/relationships/hyperlink" Target="https://osf.io/wfc6u/" TargetMode="External"/><Relationship Id="rId20" Type="http://schemas.openxmlformats.org/officeDocument/2006/relationships/hyperlink" Target="http://dx.doi.org/10.1371/journal.pmed.0020124" TargetMode="External"/><Relationship Id="rId22" Type="http://schemas.openxmlformats.org/officeDocument/2006/relationships/hyperlink" Target="http://dx.doi.org/10.1038/s41562-016-0021" TargetMode="External"/><Relationship Id="rId21" Type="http://schemas.openxmlformats.org/officeDocument/2006/relationships/hyperlink" Target="http://dx.doi.org/10.1126/science.1255484" TargetMode="External"/><Relationship Id="rId24" Type="http://schemas.openxmlformats.org/officeDocument/2006/relationships/hyperlink" Target="http://dx.doi.org/10.7554/eLife.56626" TargetMode="External"/><Relationship Id="rId23" Type="http://schemas.openxmlformats.org/officeDocument/2006/relationships/hyperlink" Target="http://dx.doi.org/10.1017/S0033291718001873" TargetMode="External"/><Relationship Id="rId26" Type="http://schemas.openxmlformats.org/officeDocument/2006/relationships/hyperlink" Target="http://dx.doi.org/10.1177/0956797611430953" TargetMode="External"/><Relationship Id="rId25" Type="http://schemas.openxmlformats.org/officeDocument/2006/relationships/hyperlink" Target="http://dx.doi.org/10.1207/s15327957pspr0203_4" TargetMode="External"/><Relationship Id="rId28" Type="http://schemas.openxmlformats.org/officeDocument/2006/relationships/hyperlink" Target="http://dx.doi.org/10.1371/journal.pone.0010068" TargetMode="External"/><Relationship Id="rId27" Type="http://schemas.openxmlformats.org/officeDocument/2006/relationships/hyperlink" Target="http://dx.doi.org/10.2307/2681493" TargetMode="External"/><Relationship Id="rId29" Type="http://schemas.openxmlformats.org/officeDocument/2006/relationships/hyperlink" Target="http://dx.doi.org/10.1016/j.jbusres.2017.12.043" TargetMode="External"/><Relationship Id="rId51" Type="http://schemas.openxmlformats.org/officeDocument/2006/relationships/hyperlink" Target="http://dx.doi.org/10.1038/s41562-021-01193-7" TargetMode="External"/><Relationship Id="rId50" Type="http://schemas.openxmlformats.org/officeDocument/2006/relationships/hyperlink" Target="http://dx.doi.org/10.1038/d41586-019-02674-6" TargetMode="External"/><Relationship Id="rId53" Type="http://schemas.openxmlformats.org/officeDocument/2006/relationships/footer" Target="footer1.xml"/><Relationship Id="rId52" Type="http://schemas.openxmlformats.org/officeDocument/2006/relationships/hyperlink" Target="http://dx.doi.org/10.1177/1475725719857659" TargetMode="External"/><Relationship Id="rId11" Type="http://schemas.openxmlformats.org/officeDocument/2006/relationships/hyperlink" Target="https://www.bps.org.uk/public/become-psychologist/accredited-courses" TargetMode="External"/><Relationship Id="rId10" Type="http://schemas.openxmlformats.org/officeDocument/2006/relationships/hyperlink" Target="https://osf.io/s72kj/?view_only=438ff05867d44f818ababb37c52ba077" TargetMode="External"/><Relationship Id="rId13" Type="http://schemas.openxmlformats.org/officeDocument/2006/relationships/hyperlink" Target="https://osf.io/s72kj" TargetMode="External"/><Relationship Id="rId12" Type="http://schemas.openxmlformats.org/officeDocument/2006/relationships/hyperlink" Target="https://osf.io/av4ky" TargetMode="External"/><Relationship Id="rId15" Type="http://schemas.openxmlformats.org/officeDocument/2006/relationships/hyperlink" Target="https://osf.io/rhtva/?view_only=ac06a8bf6bca4166bb7eacc87ae1c1ff" TargetMode="External"/><Relationship Id="rId14" Type="http://schemas.openxmlformats.org/officeDocument/2006/relationships/hyperlink" Target="https://osf.io/ab9pw/" TargetMode="External"/><Relationship Id="rId17" Type="http://schemas.openxmlformats.org/officeDocument/2006/relationships/hyperlink" Target="http://dx.doi.org/10.1038/483531a" TargetMode="External"/><Relationship Id="rId16" Type="http://schemas.openxmlformats.org/officeDocument/2006/relationships/hyperlink" Target="https://forrt.org/" TargetMode="External"/><Relationship Id="rId19" Type="http://schemas.openxmlformats.org/officeDocument/2006/relationships/hyperlink" Target="http://dx.doi.org/10.1038/nrd3439-c1" TargetMode="External"/><Relationship Id="rId18" Type="http://schemas.openxmlformats.org/officeDocument/2006/relationships/hyperlink" Target="http://dx.doi.org/10.1126/science.aab237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wR/GBJYsPI5/gumCO9T65Ro4Q==">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2023-07-21T15:55:00Z</dcterms:created>
  <dc:creator>Ashley Williams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jectId">
    <vt:lpwstr>-1</vt:lpwstr>
  </property>
  <property fmtid="{D5CDD505-2E9C-101B-9397-08002B2CF9AE}" pid="3" name="FileId">
    <vt:lpwstr>1168334</vt:lpwstr>
  </property>
  <property fmtid="{D5CDD505-2E9C-101B-9397-08002B2CF9AE}" pid="4" name="InsertAsFootnote">
    <vt:lpwstr>False</vt:lpwstr>
  </property>
  <property fmtid="{D5CDD505-2E9C-101B-9397-08002B2CF9AE}" pid="5" name="StyleId">
    <vt:lpwstr>http://www.zotero.org/styles/vancouver</vt:lpwstr>
  </property>
  <property fmtid="{D5CDD505-2E9C-101B-9397-08002B2CF9AE}" pid="6" name="ContentTypeId">
    <vt:lpwstr>0x010100ACBD54CB0F708249BA57169ECF09C1F8</vt:lpwstr>
  </property>
  <property fmtid="{D5CDD505-2E9C-101B-9397-08002B2CF9AE}" pid="7" name="ContentRemapped">
    <vt:lpwstr>true</vt:lpwstr>
  </property>
</Properties>
</file>